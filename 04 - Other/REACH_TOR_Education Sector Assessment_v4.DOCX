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170" w:type="dxa"/>
          <w:bottom w:w="170" w:type="dxa"/>
          <w:right w:w="170" w:type="dxa"/>
        </w:tblCellMar>
        <w:tblLook w:val="04A0" w:firstRow="1" w:lastRow="0" w:firstColumn="1" w:lastColumn="0" w:noHBand="0" w:noVBand="1"/>
      </w:tblPr>
      <w:tblGrid>
        <w:gridCol w:w="4531"/>
        <w:gridCol w:w="5108"/>
      </w:tblGrid>
      <w:tr w:rsidR="008D4774" w:rsidRPr="003500BA" w14:paraId="3DF66077" w14:textId="77777777" w:rsidTr="00C13447">
        <w:trPr>
          <w:trHeight w:val="1248"/>
        </w:trPr>
        <w:tc>
          <w:tcPr>
            <w:tcW w:w="9639" w:type="dxa"/>
            <w:gridSpan w:val="2"/>
            <w:shd w:val="clear" w:color="auto" w:fill="EE5859" w:themeFill="accent1"/>
          </w:tcPr>
          <w:p w14:paraId="115167E5" w14:textId="77777777" w:rsidR="008D4774" w:rsidRPr="003500BA" w:rsidRDefault="008D4774" w:rsidP="00CE54D0">
            <w:pPr>
              <w:spacing w:after="0"/>
              <w:rPr>
                <w:b/>
                <w:color w:val="FFFFFF" w:themeColor="background1"/>
                <w:sz w:val="40"/>
                <w:szCs w:val="40"/>
              </w:rPr>
            </w:pPr>
            <w:r w:rsidRPr="003500BA">
              <w:rPr>
                <w:b/>
                <w:color w:val="FFFFFF" w:themeColor="background1"/>
                <w:sz w:val="40"/>
                <w:szCs w:val="40"/>
              </w:rPr>
              <w:t>Research Terms of Reference</w:t>
            </w:r>
          </w:p>
          <w:p w14:paraId="08C93D8B" w14:textId="347E553F" w:rsidR="00F21188" w:rsidRPr="003500BA" w:rsidRDefault="00AE13C7" w:rsidP="00CE54D0">
            <w:pPr>
              <w:spacing w:after="0"/>
              <w:rPr>
                <w:b/>
                <w:color w:val="FFFFFF" w:themeColor="background1"/>
                <w:sz w:val="28"/>
                <w:szCs w:val="40"/>
              </w:rPr>
            </w:pPr>
            <w:r>
              <w:rPr>
                <w:b/>
                <w:color w:val="FFFFFF" w:themeColor="background1"/>
                <w:sz w:val="28"/>
                <w:szCs w:val="40"/>
              </w:rPr>
              <w:t xml:space="preserve">Education </w:t>
            </w:r>
            <w:r w:rsidR="00371AC1">
              <w:rPr>
                <w:b/>
                <w:color w:val="FFFFFF" w:themeColor="background1"/>
                <w:sz w:val="28"/>
                <w:szCs w:val="40"/>
              </w:rPr>
              <w:t>Sector</w:t>
            </w:r>
            <w:r>
              <w:rPr>
                <w:b/>
                <w:color w:val="FFFFFF" w:themeColor="background1"/>
                <w:sz w:val="28"/>
                <w:szCs w:val="40"/>
              </w:rPr>
              <w:t xml:space="preserve"> Assessment</w:t>
            </w:r>
          </w:p>
          <w:p w14:paraId="33970C24" w14:textId="23CE42AE" w:rsidR="00AE13C7" w:rsidRDefault="00AE13C7" w:rsidP="008D4774">
            <w:pPr>
              <w:spacing w:after="0"/>
              <w:jc w:val="left"/>
              <w:rPr>
                <w:b/>
                <w:color w:val="FFFFFF" w:themeColor="background1"/>
                <w:sz w:val="28"/>
                <w:szCs w:val="40"/>
              </w:rPr>
            </w:pPr>
            <w:r>
              <w:rPr>
                <w:b/>
                <w:color w:val="FFFFFF" w:themeColor="background1"/>
                <w:sz w:val="28"/>
                <w:szCs w:val="40"/>
              </w:rPr>
              <w:t>BGD200</w:t>
            </w:r>
            <w:r w:rsidR="00371AC1">
              <w:rPr>
                <w:b/>
                <w:color w:val="FFFFFF" w:themeColor="background1"/>
                <w:sz w:val="28"/>
                <w:szCs w:val="40"/>
              </w:rPr>
              <w:t>6</w:t>
            </w:r>
            <w:r w:rsidRPr="003500BA">
              <w:rPr>
                <w:b/>
                <w:color w:val="FFFFFF" w:themeColor="background1"/>
                <w:sz w:val="28"/>
                <w:szCs w:val="40"/>
              </w:rPr>
              <w:t xml:space="preserve"> </w:t>
            </w:r>
          </w:p>
          <w:p w14:paraId="136FAAC1" w14:textId="57C7495A" w:rsidR="008D4774" w:rsidRPr="003500BA" w:rsidRDefault="00AE13C7" w:rsidP="008D4774">
            <w:pPr>
              <w:spacing w:after="0"/>
              <w:jc w:val="left"/>
              <w:rPr>
                <w:color w:val="FFFFFF" w:themeColor="background1"/>
                <w:sz w:val="28"/>
                <w:szCs w:val="40"/>
              </w:rPr>
            </w:pPr>
            <w:r>
              <w:rPr>
                <w:color w:val="FFFFFF" w:themeColor="background1"/>
                <w:sz w:val="28"/>
                <w:szCs w:val="40"/>
              </w:rPr>
              <w:t>Cox’s Bazar District, Bangladesh</w:t>
            </w:r>
          </w:p>
        </w:tc>
      </w:tr>
      <w:tr w:rsidR="008D4774" w:rsidRPr="003500BA" w14:paraId="373C7C57" w14:textId="77777777" w:rsidTr="008D4774">
        <w:trPr>
          <w:trHeight w:val="632"/>
        </w:trPr>
        <w:tc>
          <w:tcPr>
            <w:tcW w:w="4531" w:type="dxa"/>
            <w:shd w:val="clear" w:color="auto" w:fill="58585A" w:themeFill="background2"/>
          </w:tcPr>
          <w:p w14:paraId="75166606" w14:textId="59E06CD5" w:rsidR="006D5060" w:rsidRPr="003500BA" w:rsidRDefault="00371AC1" w:rsidP="006D5060">
            <w:pPr>
              <w:spacing w:after="0"/>
              <w:jc w:val="left"/>
              <w:rPr>
                <w:b/>
                <w:color w:val="FFFFFF" w:themeColor="background1"/>
                <w:sz w:val="24"/>
                <w:szCs w:val="40"/>
              </w:rPr>
            </w:pPr>
            <w:r>
              <w:rPr>
                <w:b/>
                <w:color w:val="FFFFFF" w:themeColor="background1"/>
                <w:sz w:val="24"/>
                <w:szCs w:val="40"/>
              </w:rPr>
              <w:t xml:space="preserve">August </w:t>
            </w:r>
            <w:r w:rsidR="00AE13C7">
              <w:rPr>
                <w:b/>
                <w:color w:val="FFFFFF" w:themeColor="background1"/>
                <w:sz w:val="24"/>
                <w:szCs w:val="40"/>
              </w:rPr>
              <w:t>2020</w:t>
            </w:r>
          </w:p>
          <w:p w14:paraId="17F51B73" w14:textId="55E254EC" w:rsidR="008D4774" w:rsidRPr="003500BA" w:rsidRDefault="00AE13C7" w:rsidP="006D5060">
            <w:pPr>
              <w:spacing w:after="0"/>
              <w:jc w:val="left"/>
              <w:rPr>
                <w:b/>
                <w:color w:val="FFFFFF" w:themeColor="background1"/>
                <w:sz w:val="24"/>
                <w:szCs w:val="40"/>
              </w:rPr>
            </w:pPr>
            <w:r>
              <w:rPr>
                <w:b/>
                <w:color w:val="FFFFFF" w:themeColor="background1"/>
                <w:sz w:val="24"/>
                <w:szCs w:val="40"/>
              </w:rPr>
              <w:t>V 1.0</w:t>
            </w:r>
          </w:p>
        </w:tc>
        <w:tc>
          <w:tcPr>
            <w:tcW w:w="5108" w:type="dxa"/>
            <w:shd w:val="clear" w:color="auto" w:fill="58585A" w:themeFill="background2"/>
            <w:vAlign w:val="center"/>
          </w:tcPr>
          <w:p w14:paraId="7C006C02" w14:textId="20C2E95A" w:rsidR="008D4774" w:rsidRPr="003500BA" w:rsidRDefault="006D5060" w:rsidP="006D5060">
            <w:pPr>
              <w:spacing w:after="0"/>
              <w:jc w:val="right"/>
              <w:rPr>
                <w:b/>
                <w:color w:val="FFFFFF" w:themeColor="background1"/>
                <w:sz w:val="24"/>
                <w:szCs w:val="40"/>
              </w:rPr>
            </w:pPr>
            <w:r w:rsidRPr="00BD7577">
              <w:rPr>
                <w:b/>
                <w:noProof/>
                <w:color w:val="FFFFFF" w:themeColor="background1"/>
                <w:sz w:val="24"/>
                <w:szCs w:val="40"/>
                <w:lang w:val="en-US"/>
              </w:rPr>
              <w:drawing>
                <wp:inline distT="0" distB="0" distL="0" distR="0" wp14:anchorId="707EEA00" wp14:editId="4FE3E6B4">
                  <wp:extent cx="1863524" cy="322907"/>
                  <wp:effectExtent l="0" t="0" r="3810" b="1270"/>
                  <wp:docPr id="51" name="Picture 51" descr="C:\Users\Megan\AppData\Local\Microsoft\Windows\INetCache\Content.Word\REACH logo white (for a coloured 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gan\AppData\Local\Microsoft\Windows\INetCache\Content.Word\REACH logo white (for a coloured background).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445" b="15168"/>
                          <a:stretch/>
                        </pic:blipFill>
                        <pic:spPr bwMode="auto">
                          <a:xfrm>
                            <a:off x="0" y="0"/>
                            <a:ext cx="1882316" cy="3261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091869" w14:textId="33733F43" w:rsidR="005704B0" w:rsidRPr="00AE13C7" w:rsidRDefault="001D56E0" w:rsidP="001B1396">
      <w:pPr>
        <w:pStyle w:val="Heading1"/>
        <w:numPr>
          <w:ilvl w:val="0"/>
          <w:numId w:val="4"/>
        </w:numPr>
        <w:rPr>
          <w:lang w:val="en-GB"/>
        </w:rPr>
      </w:pPr>
      <w:r w:rsidRPr="00C13447">
        <w:rPr>
          <w:lang w:val="en-GB"/>
        </w:rPr>
        <w:t xml:space="preserve">Executive </w:t>
      </w:r>
      <w:r w:rsidR="002F2654" w:rsidRPr="00C13447">
        <w:rPr>
          <w:lang w:val="en-GB"/>
        </w:rPr>
        <w:t>Summary</w:t>
      </w:r>
    </w:p>
    <w:tbl>
      <w:tblPr>
        <w:tblStyle w:val="TableGrid1"/>
        <w:tblW w:w="9637" w:type="dxa"/>
        <w:tblInd w:w="-5" w:type="dxa"/>
        <w:tblLayout w:type="fixed"/>
        <w:tblLook w:val="04A0" w:firstRow="1" w:lastRow="0" w:firstColumn="1" w:lastColumn="0" w:noHBand="0" w:noVBand="1"/>
      </w:tblPr>
      <w:tblGrid>
        <w:gridCol w:w="2132"/>
        <w:gridCol w:w="567"/>
        <w:gridCol w:w="2268"/>
        <w:gridCol w:w="277"/>
        <w:gridCol w:w="431"/>
        <w:gridCol w:w="284"/>
        <w:gridCol w:w="1269"/>
        <w:gridCol w:w="236"/>
        <w:gridCol w:w="2034"/>
        <w:gridCol w:w="139"/>
      </w:tblGrid>
      <w:tr w:rsidR="00041F8D" w:rsidRPr="003500BA" w14:paraId="6E69C579" w14:textId="77777777" w:rsidTr="00DE2948">
        <w:trPr>
          <w:gridAfter w:val="1"/>
          <w:wAfter w:w="139" w:type="dxa"/>
        </w:trPr>
        <w:tc>
          <w:tcPr>
            <w:tcW w:w="2132" w:type="dxa"/>
            <w:tcBorders>
              <w:top w:val="single" w:sz="4" w:space="0" w:color="auto"/>
              <w:left w:val="nil"/>
              <w:bottom w:val="single" w:sz="4" w:space="0" w:color="000000" w:themeColor="text1"/>
              <w:right w:val="single" w:sz="4" w:space="0" w:color="auto"/>
            </w:tcBorders>
          </w:tcPr>
          <w:p w14:paraId="55CB3E82" w14:textId="77777777" w:rsidR="00041F8D" w:rsidRPr="00C13447" w:rsidRDefault="00041F8D" w:rsidP="00DE2948">
            <w:pPr>
              <w:pStyle w:val="Paragraphe"/>
              <w:rPr>
                <w:b/>
              </w:rPr>
            </w:pPr>
            <w:r w:rsidRPr="00C13447">
              <w:rPr>
                <w:b/>
              </w:rPr>
              <w:t>Country of intervention</w:t>
            </w:r>
          </w:p>
        </w:tc>
        <w:tc>
          <w:tcPr>
            <w:tcW w:w="7366" w:type="dxa"/>
            <w:gridSpan w:val="8"/>
            <w:tcBorders>
              <w:top w:val="single" w:sz="4" w:space="0" w:color="auto"/>
              <w:left w:val="single" w:sz="4" w:space="0" w:color="auto"/>
              <w:bottom w:val="single" w:sz="4" w:space="0" w:color="000000" w:themeColor="text1"/>
              <w:right w:val="nil"/>
            </w:tcBorders>
          </w:tcPr>
          <w:p w14:paraId="7129DF55" w14:textId="461C231B" w:rsidR="00041F8D" w:rsidRPr="000E70A3" w:rsidRDefault="00AE13C7" w:rsidP="00DE2948">
            <w:pPr>
              <w:pStyle w:val="Paragraphe"/>
            </w:pPr>
            <w:r>
              <w:t>Bangladesh</w:t>
            </w:r>
          </w:p>
        </w:tc>
      </w:tr>
      <w:tr w:rsidR="00041F8D" w:rsidRPr="003500BA" w14:paraId="574A4FE5" w14:textId="77777777" w:rsidTr="00DE2948">
        <w:tc>
          <w:tcPr>
            <w:tcW w:w="2132" w:type="dxa"/>
            <w:tcBorders>
              <w:top w:val="single" w:sz="4" w:space="0" w:color="000000" w:themeColor="text1"/>
              <w:left w:val="nil"/>
              <w:bottom w:val="single" w:sz="4" w:space="0" w:color="000000" w:themeColor="text1"/>
              <w:right w:val="single" w:sz="4" w:space="0" w:color="auto"/>
            </w:tcBorders>
          </w:tcPr>
          <w:p w14:paraId="6AC9AE10" w14:textId="77777777" w:rsidR="00041F8D" w:rsidRPr="00C13447" w:rsidRDefault="00041F8D" w:rsidP="00DE2948">
            <w:pPr>
              <w:pStyle w:val="Paragraphe"/>
              <w:rPr>
                <w:b/>
              </w:rPr>
            </w:pPr>
            <w:r w:rsidRPr="00C13447">
              <w:rPr>
                <w:b/>
              </w:rPr>
              <w:t>Type of Emergency</w:t>
            </w:r>
          </w:p>
        </w:tc>
        <w:tc>
          <w:tcPr>
            <w:tcW w:w="567" w:type="dxa"/>
            <w:tcBorders>
              <w:top w:val="single" w:sz="4" w:space="0" w:color="000000" w:themeColor="text1"/>
              <w:left w:val="single" w:sz="4" w:space="0" w:color="auto"/>
              <w:bottom w:val="single" w:sz="4" w:space="0" w:color="000000" w:themeColor="text1"/>
              <w:right w:val="single" w:sz="4" w:space="0" w:color="auto"/>
            </w:tcBorders>
          </w:tcPr>
          <w:p w14:paraId="5627866F" w14:textId="77777777" w:rsidR="00041F8D" w:rsidRPr="00C13447" w:rsidRDefault="00041F8D" w:rsidP="00DE2948">
            <w:pPr>
              <w:pStyle w:val="Paragraphe"/>
            </w:pPr>
            <w:r w:rsidRPr="00C13447">
              <w:rPr>
                <w:sz w:val="20"/>
              </w:rPr>
              <w:t>□</w:t>
            </w:r>
          </w:p>
        </w:tc>
        <w:tc>
          <w:tcPr>
            <w:tcW w:w="2268" w:type="dxa"/>
            <w:tcBorders>
              <w:top w:val="single" w:sz="4" w:space="0" w:color="000000" w:themeColor="text1"/>
              <w:left w:val="single" w:sz="4" w:space="0" w:color="auto"/>
              <w:bottom w:val="single" w:sz="4" w:space="0" w:color="000000" w:themeColor="text1"/>
              <w:right w:val="single" w:sz="4" w:space="0" w:color="auto"/>
            </w:tcBorders>
          </w:tcPr>
          <w:p w14:paraId="455D3C72" w14:textId="77777777" w:rsidR="00041F8D" w:rsidRPr="00C13447" w:rsidRDefault="00041F8D" w:rsidP="00DE2948">
            <w:pPr>
              <w:pStyle w:val="Paragraphe"/>
            </w:pPr>
            <w:r w:rsidRPr="00C13447">
              <w:t>Natural disaster</w:t>
            </w:r>
          </w:p>
        </w:tc>
        <w:tc>
          <w:tcPr>
            <w:tcW w:w="277" w:type="dxa"/>
            <w:tcBorders>
              <w:top w:val="single" w:sz="4" w:space="0" w:color="000000" w:themeColor="text1"/>
              <w:left w:val="single" w:sz="4" w:space="0" w:color="auto"/>
              <w:bottom w:val="single" w:sz="4" w:space="0" w:color="000000" w:themeColor="text1"/>
              <w:right w:val="single" w:sz="4" w:space="0" w:color="auto"/>
            </w:tcBorders>
          </w:tcPr>
          <w:p w14:paraId="24E4BF60" w14:textId="241DC734" w:rsidR="00041F8D" w:rsidRPr="00C13447" w:rsidRDefault="00433908" w:rsidP="00DE2948">
            <w:pPr>
              <w:pStyle w:val="Paragraphe"/>
            </w:pPr>
            <w:r>
              <w:rPr>
                <w:sz w:val="20"/>
              </w:rPr>
              <w:t>X</w:t>
            </w:r>
            <w:r w:rsidR="00C45D0E" w:rsidRPr="00C13447" w:rsidDel="00C45D0E">
              <w:rPr>
                <w:sz w:val="20"/>
              </w:rPr>
              <w:t xml:space="preserve"> </w:t>
            </w:r>
          </w:p>
        </w:tc>
        <w:tc>
          <w:tcPr>
            <w:tcW w:w="4393" w:type="dxa"/>
            <w:gridSpan w:val="6"/>
            <w:tcBorders>
              <w:top w:val="single" w:sz="4" w:space="0" w:color="auto"/>
              <w:left w:val="single" w:sz="4" w:space="0" w:color="auto"/>
              <w:bottom w:val="single" w:sz="4" w:space="0" w:color="auto"/>
              <w:right w:val="nil"/>
            </w:tcBorders>
          </w:tcPr>
          <w:p w14:paraId="768E972B" w14:textId="77777777" w:rsidR="00041F8D" w:rsidRPr="00C13447" w:rsidRDefault="00041F8D" w:rsidP="00DE2948">
            <w:pPr>
              <w:pStyle w:val="Paragraphe"/>
            </w:pPr>
            <w:r w:rsidRPr="00C13447">
              <w:t>Conflict</w:t>
            </w:r>
          </w:p>
        </w:tc>
      </w:tr>
      <w:tr w:rsidR="00041F8D" w:rsidRPr="003500BA" w14:paraId="2DD2EAD6" w14:textId="77777777" w:rsidTr="004F5C04">
        <w:tc>
          <w:tcPr>
            <w:tcW w:w="2132" w:type="dxa"/>
            <w:tcBorders>
              <w:top w:val="single" w:sz="4" w:space="0" w:color="000000" w:themeColor="text1"/>
              <w:left w:val="nil"/>
              <w:bottom w:val="single" w:sz="4" w:space="0" w:color="000000" w:themeColor="text1"/>
              <w:right w:val="single" w:sz="4" w:space="0" w:color="auto"/>
            </w:tcBorders>
          </w:tcPr>
          <w:p w14:paraId="58E7E705" w14:textId="77777777" w:rsidR="00041F8D" w:rsidRPr="00C13447" w:rsidRDefault="00041F8D" w:rsidP="00DE2948">
            <w:pPr>
              <w:pStyle w:val="Paragraphe"/>
              <w:rPr>
                <w:b/>
              </w:rPr>
            </w:pPr>
            <w:r w:rsidRPr="00C13447">
              <w:rPr>
                <w:b/>
              </w:rPr>
              <w:t>Type of Crisis</w:t>
            </w:r>
          </w:p>
        </w:tc>
        <w:tc>
          <w:tcPr>
            <w:tcW w:w="567" w:type="dxa"/>
            <w:tcBorders>
              <w:top w:val="single" w:sz="4" w:space="0" w:color="000000" w:themeColor="text1"/>
              <w:left w:val="single" w:sz="4" w:space="0" w:color="auto"/>
              <w:bottom w:val="single" w:sz="4" w:space="0" w:color="000000" w:themeColor="text1"/>
              <w:right w:val="single" w:sz="4" w:space="0" w:color="auto"/>
            </w:tcBorders>
          </w:tcPr>
          <w:p w14:paraId="53969B0F" w14:textId="77777777" w:rsidR="00041F8D" w:rsidRPr="00C13447" w:rsidRDefault="00041F8D" w:rsidP="00DE2948">
            <w:pPr>
              <w:pStyle w:val="Paragraphe"/>
            </w:pPr>
            <w:r w:rsidRPr="00C13447">
              <w:rPr>
                <w:sz w:val="20"/>
              </w:rPr>
              <w:t>□</w:t>
            </w:r>
          </w:p>
        </w:tc>
        <w:tc>
          <w:tcPr>
            <w:tcW w:w="2268" w:type="dxa"/>
            <w:tcBorders>
              <w:top w:val="single" w:sz="4" w:space="0" w:color="000000" w:themeColor="text1"/>
              <w:left w:val="single" w:sz="4" w:space="0" w:color="auto"/>
              <w:bottom w:val="single" w:sz="4" w:space="0" w:color="000000" w:themeColor="text1"/>
              <w:right w:val="single" w:sz="4" w:space="0" w:color="auto"/>
            </w:tcBorders>
          </w:tcPr>
          <w:p w14:paraId="53C76C09" w14:textId="77777777" w:rsidR="00041F8D" w:rsidRPr="00C13447" w:rsidRDefault="00041F8D" w:rsidP="00DE2948">
            <w:pPr>
              <w:pStyle w:val="Paragraphe"/>
            </w:pPr>
            <w:r w:rsidRPr="00C13447">
              <w:t xml:space="preserve">Sudden onset  </w:t>
            </w:r>
          </w:p>
        </w:tc>
        <w:tc>
          <w:tcPr>
            <w:tcW w:w="277" w:type="dxa"/>
            <w:tcBorders>
              <w:top w:val="single" w:sz="4" w:space="0" w:color="000000" w:themeColor="text1"/>
              <w:left w:val="single" w:sz="4" w:space="0" w:color="auto"/>
              <w:bottom w:val="single" w:sz="4" w:space="0" w:color="000000" w:themeColor="text1"/>
              <w:right w:val="single" w:sz="4" w:space="0" w:color="auto"/>
            </w:tcBorders>
          </w:tcPr>
          <w:p w14:paraId="24886A17" w14:textId="77777777" w:rsidR="00041F8D" w:rsidRPr="00C13447" w:rsidRDefault="00041F8D" w:rsidP="00DE2948">
            <w:pPr>
              <w:pStyle w:val="Paragraphe"/>
            </w:pPr>
            <w:r w:rsidRPr="00C13447">
              <w:rPr>
                <w:sz w:val="20"/>
              </w:rPr>
              <w:t>□</w:t>
            </w:r>
          </w:p>
        </w:tc>
        <w:tc>
          <w:tcPr>
            <w:tcW w:w="1984" w:type="dxa"/>
            <w:gridSpan w:val="3"/>
            <w:tcBorders>
              <w:top w:val="single" w:sz="4" w:space="0" w:color="000000" w:themeColor="text1"/>
              <w:left w:val="single" w:sz="4" w:space="0" w:color="auto"/>
              <w:bottom w:val="single" w:sz="4" w:space="0" w:color="000000" w:themeColor="text1"/>
              <w:right w:val="single" w:sz="4" w:space="0" w:color="auto"/>
            </w:tcBorders>
          </w:tcPr>
          <w:p w14:paraId="205ABF83" w14:textId="77777777" w:rsidR="00041F8D" w:rsidRPr="00C13447" w:rsidRDefault="00041F8D" w:rsidP="00DE2948">
            <w:pPr>
              <w:pStyle w:val="Paragraphe"/>
            </w:pPr>
            <w:r w:rsidRPr="00C13447">
              <w:t>Slow onset</w:t>
            </w:r>
          </w:p>
        </w:tc>
        <w:tc>
          <w:tcPr>
            <w:tcW w:w="236" w:type="dxa"/>
            <w:tcBorders>
              <w:top w:val="single" w:sz="4" w:space="0" w:color="000000" w:themeColor="text1"/>
              <w:left w:val="single" w:sz="4" w:space="0" w:color="auto"/>
              <w:bottom w:val="single" w:sz="4" w:space="0" w:color="000000" w:themeColor="text1"/>
              <w:right w:val="single" w:sz="4" w:space="0" w:color="auto"/>
            </w:tcBorders>
          </w:tcPr>
          <w:p w14:paraId="5471BF2F" w14:textId="33EF9EF9" w:rsidR="00041F8D" w:rsidRPr="00C13447" w:rsidRDefault="00AE13C7" w:rsidP="00DE2948">
            <w:pPr>
              <w:pStyle w:val="Paragraphe"/>
            </w:pPr>
            <w:r>
              <w:rPr>
                <w:sz w:val="20"/>
              </w:rPr>
              <w:t>X</w:t>
            </w:r>
          </w:p>
        </w:tc>
        <w:tc>
          <w:tcPr>
            <w:tcW w:w="2173" w:type="dxa"/>
            <w:gridSpan w:val="2"/>
            <w:tcBorders>
              <w:top w:val="single" w:sz="4" w:space="0" w:color="auto"/>
              <w:left w:val="single" w:sz="4" w:space="0" w:color="auto"/>
              <w:bottom w:val="nil"/>
              <w:right w:val="nil"/>
            </w:tcBorders>
          </w:tcPr>
          <w:p w14:paraId="2AC04990" w14:textId="77777777" w:rsidR="00041F8D" w:rsidRPr="00C13447" w:rsidRDefault="00041F8D" w:rsidP="00DE2948">
            <w:pPr>
              <w:pStyle w:val="Paragraphe"/>
            </w:pPr>
            <w:r w:rsidRPr="00C13447">
              <w:t>Protracted</w:t>
            </w:r>
          </w:p>
        </w:tc>
      </w:tr>
      <w:tr w:rsidR="00041F8D" w:rsidRPr="003500BA" w14:paraId="5850ACDB" w14:textId="77777777" w:rsidTr="00DE2948">
        <w:trPr>
          <w:gridAfter w:val="1"/>
          <w:wAfter w:w="139" w:type="dxa"/>
        </w:trPr>
        <w:tc>
          <w:tcPr>
            <w:tcW w:w="2132" w:type="dxa"/>
            <w:tcBorders>
              <w:top w:val="single" w:sz="4" w:space="0" w:color="000000" w:themeColor="text1"/>
              <w:left w:val="nil"/>
              <w:bottom w:val="single" w:sz="4" w:space="0" w:color="auto"/>
              <w:right w:val="single" w:sz="4" w:space="0" w:color="auto"/>
            </w:tcBorders>
          </w:tcPr>
          <w:p w14:paraId="0F87DF33" w14:textId="77777777" w:rsidR="00041F8D" w:rsidRPr="00C13447" w:rsidRDefault="00041F8D" w:rsidP="00DE2948">
            <w:pPr>
              <w:pStyle w:val="Paragraphe"/>
              <w:rPr>
                <w:b/>
              </w:rPr>
            </w:pPr>
            <w:r w:rsidRPr="00C13447">
              <w:rPr>
                <w:b/>
              </w:rPr>
              <w:t>Mandating Body/ Agency</w:t>
            </w:r>
          </w:p>
        </w:tc>
        <w:tc>
          <w:tcPr>
            <w:tcW w:w="7366" w:type="dxa"/>
            <w:gridSpan w:val="8"/>
            <w:tcBorders>
              <w:top w:val="single" w:sz="4" w:space="0" w:color="000000" w:themeColor="text1"/>
              <w:left w:val="single" w:sz="4" w:space="0" w:color="auto"/>
              <w:bottom w:val="single" w:sz="4" w:space="0" w:color="auto"/>
              <w:right w:val="nil"/>
            </w:tcBorders>
          </w:tcPr>
          <w:p w14:paraId="6A8A57A1" w14:textId="7A67BB5E" w:rsidR="00041F8D" w:rsidRPr="00AE13C7" w:rsidRDefault="00AE13C7" w:rsidP="00DE2948">
            <w:pPr>
              <w:pStyle w:val="Paragraphe"/>
              <w:rPr>
                <w:iCs/>
              </w:rPr>
            </w:pPr>
            <w:r>
              <w:rPr>
                <w:iCs/>
              </w:rPr>
              <w:t>UNICEF</w:t>
            </w:r>
          </w:p>
        </w:tc>
      </w:tr>
      <w:tr w:rsidR="00041F8D" w:rsidRPr="003500BA" w14:paraId="144025EA"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2A042095" w14:textId="77777777" w:rsidR="00041F8D" w:rsidRPr="00C13447" w:rsidRDefault="00041F8D" w:rsidP="00DE2948">
            <w:pPr>
              <w:pStyle w:val="Paragraphe"/>
              <w:rPr>
                <w:b/>
              </w:rPr>
            </w:pPr>
            <w:r w:rsidRPr="00C13447">
              <w:rPr>
                <w:b/>
              </w:rPr>
              <w:t>Project Code</w:t>
            </w:r>
          </w:p>
        </w:tc>
        <w:tc>
          <w:tcPr>
            <w:tcW w:w="7366" w:type="dxa"/>
            <w:gridSpan w:val="8"/>
            <w:tcBorders>
              <w:top w:val="single" w:sz="4" w:space="0" w:color="auto"/>
              <w:left w:val="single" w:sz="4" w:space="0" w:color="auto"/>
              <w:bottom w:val="single" w:sz="4" w:space="0" w:color="auto"/>
              <w:right w:val="nil"/>
            </w:tcBorders>
          </w:tcPr>
          <w:p w14:paraId="7B62B17E" w14:textId="68D45642" w:rsidR="00041F8D" w:rsidRPr="00AE13C7" w:rsidRDefault="00D45045" w:rsidP="00DE2948">
            <w:pPr>
              <w:pStyle w:val="Paragraphe"/>
              <w:rPr>
                <w:iCs/>
              </w:rPr>
            </w:pPr>
            <w:r>
              <w:rPr>
                <w:iCs/>
              </w:rPr>
              <w:t>70EAD</w:t>
            </w:r>
          </w:p>
        </w:tc>
      </w:tr>
      <w:tr w:rsidR="00041F8D" w:rsidRPr="003500BA" w14:paraId="2C79D360"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7BFB2E49" w14:textId="77777777" w:rsidR="00041F8D" w:rsidRPr="00C13447" w:rsidRDefault="00041F8D" w:rsidP="00DE2948">
            <w:pPr>
              <w:pStyle w:val="Paragraphe"/>
              <w:rPr>
                <w:b/>
              </w:rPr>
            </w:pPr>
            <w:r>
              <w:rPr>
                <w:b/>
              </w:rPr>
              <w:t xml:space="preserve">Overall Research Timeframe </w:t>
            </w:r>
            <w:r>
              <w:rPr>
                <w:i/>
                <w:sz w:val="20"/>
              </w:rPr>
              <w:t>(from research design to final outputs / M&amp;E)</w:t>
            </w:r>
          </w:p>
        </w:tc>
        <w:tc>
          <w:tcPr>
            <w:tcW w:w="7366" w:type="dxa"/>
            <w:gridSpan w:val="8"/>
            <w:tcBorders>
              <w:top w:val="single" w:sz="4" w:space="0" w:color="auto"/>
              <w:left w:val="single" w:sz="4" w:space="0" w:color="auto"/>
              <w:bottom w:val="single" w:sz="4" w:space="0" w:color="auto"/>
              <w:right w:val="nil"/>
            </w:tcBorders>
          </w:tcPr>
          <w:p w14:paraId="069910FC" w14:textId="504E28B6" w:rsidR="00041F8D" w:rsidRDefault="00041F8D" w:rsidP="00DE2948">
            <w:pPr>
              <w:pStyle w:val="Paragraphe"/>
              <w:rPr>
                <w:i/>
              </w:rPr>
            </w:pPr>
          </w:p>
          <w:p w14:paraId="1DAA61E2" w14:textId="6D7BA517" w:rsidR="009A5B4C" w:rsidRPr="00525168" w:rsidRDefault="009A5B4C" w:rsidP="00DE2948">
            <w:pPr>
              <w:pStyle w:val="Paragraphe"/>
              <w:rPr>
                <w:i/>
              </w:rPr>
            </w:pPr>
            <w:r>
              <w:rPr>
                <w:i/>
              </w:rPr>
              <w:t>27/07/2020 to 31/12/2020</w:t>
            </w:r>
          </w:p>
        </w:tc>
      </w:tr>
      <w:tr w:rsidR="00041F8D" w:rsidRPr="003500BA" w14:paraId="16995925" w14:textId="77777777" w:rsidTr="00DE2948">
        <w:trPr>
          <w:gridAfter w:val="1"/>
          <w:wAfter w:w="139" w:type="dxa"/>
        </w:trPr>
        <w:tc>
          <w:tcPr>
            <w:tcW w:w="2132" w:type="dxa"/>
            <w:tcBorders>
              <w:top w:val="single" w:sz="4" w:space="0" w:color="auto"/>
              <w:left w:val="nil"/>
              <w:bottom w:val="nil"/>
              <w:right w:val="single" w:sz="4" w:space="0" w:color="auto"/>
            </w:tcBorders>
          </w:tcPr>
          <w:p w14:paraId="58AECD29" w14:textId="77777777" w:rsidR="00041F8D" w:rsidRPr="00C13447" w:rsidRDefault="00041F8D" w:rsidP="00DE2948">
            <w:pPr>
              <w:pStyle w:val="Paragraphe"/>
              <w:rPr>
                <w:b/>
              </w:rPr>
            </w:pPr>
            <w:r w:rsidRPr="00C13447">
              <w:rPr>
                <w:b/>
              </w:rPr>
              <w:t>Research Timeframe</w:t>
            </w:r>
          </w:p>
        </w:tc>
        <w:tc>
          <w:tcPr>
            <w:tcW w:w="3543" w:type="dxa"/>
            <w:gridSpan w:val="4"/>
            <w:tcBorders>
              <w:top w:val="single" w:sz="4" w:space="0" w:color="auto"/>
              <w:left w:val="single" w:sz="4" w:space="0" w:color="auto"/>
              <w:bottom w:val="single" w:sz="4" w:space="0" w:color="auto"/>
              <w:right w:val="nil"/>
            </w:tcBorders>
          </w:tcPr>
          <w:p w14:paraId="45017C14" w14:textId="1659505E" w:rsidR="00041F8D" w:rsidRPr="008D27C6" w:rsidRDefault="00041F8D" w:rsidP="00DE2948">
            <w:pPr>
              <w:pStyle w:val="Paragraphe"/>
              <w:rPr>
                <w:i/>
              </w:rPr>
            </w:pPr>
            <w:r w:rsidRPr="008D27C6">
              <w:t xml:space="preserve">1. Start collect data: </w:t>
            </w:r>
            <w:ins w:id="0" w:author="Juliette Cohen" w:date="2020-11-10T10:48:00Z">
              <w:r w:rsidR="00EE3429">
                <w:t>15</w:t>
              </w:r>
            </w:ins>
            <w:del w:id="1" w:author="Juliette Cohen" w:date="2020-11-10T10:48:00Z">
              <w:r w:rsidR="000240A2" w:rsidDel="00EE3429">
                <w:delText>04</w:delText>
              </w:r>
            </w:del>
            <w:r w:rsidR="00525168" w:rsidRPr="008D27C6">
              <w:t>/</w:t>
            </w:r>
            <w:r w:rsidR="000240A2">
              <w:t>10</w:t>
            </w:r>
            <w:r w:rsidR="00525168" w:rsidRPr="008D27C6">
              <w:t>/2020</w:t>
            </w:r>
          </w:p>
        </w:tc>
        <w:tc>
          <w:tcPr>
            <w:tcW w:w="3823" w:type="dxa"/>
            <w:gridSpan w:val="4"/>
            <w:tcBorders>
              <w:top w:val="single" w:sz="4" w:space="0" w:color="auto"/>
              <w:left w:val="single" w:sz="4" w:space="0" w:color="auto"/>
              <w:bottom w:val="single" w:sz="4" w:space="0" w:color="auto"/>
              <w:right w:val="nil"/>
            </w:tcBorders>
          </w:tcPr>
          <w:p w14:paraId="6501F177" w14:textId="276CD91A" w:rsidR="00041F8D" w:rsidRPr="008D27C6" w:rsidRDefault="00041F8D" w:rsidP="00382F70">
            <w:pPr>
              <w:pStyle w:val="Paragraphe"/>
            </w:pPr>
            <w:r w:rsidRPr="008D27C6">
              <w:t xml:space="preserve">5. Preliminary presentation: </w:t>
            </w:r>
            <w:ins w:id="2" w:author="Juliette Cohen" w:date="2020-11-10T10:57:00Z">
              <w:r w:rsidR="00382F70">
                <w:t>04</w:t>
              </w:r>
            </w:ins>
            <w:del w:id="3" w:author="Juliette Cohen" w:date="2020-11-10T10:57:00Z">
              <w:r w:rsidR="00943951" w:rsidDel="00382F70">
                <w:delText>23</w:delText>
              </w:r>
            </w:del>
            <w:r w:rsidR="00525168" w:rsidRPr="008D27C6">
              <w:t>/</w:t>
            </w:r>
            <w:ins w:id="4" w:author="Juliette Cohen" w:date="2020-11-10T10:58:00Z">
              <w:r w:rsidR="00382F70">
                <w:t>01</w:t>
              </w:r>
            </w:ins>
            <w:del w:id="5" w:author="Juliette Cohen" w:date="2020-11-10T10:58:00Z">
              <w:r w:rsidR="00525168" w:rsidRPr="008D27C6" w:rsidDel="00382F70">
                <w:delText>11</w:delText>
              </w:r>
            </w:del>
            <w:r w:rsidR="00525168" w:rsidRPr="008D27C6">
              <w:t>/202</w:t>
            </w:r>
            <w:ins w:id="6" w:author="Juliette Cohen" w:date="2020-11-10T10:58:00Z">
              <w:r w:rsidR="00382F70">
                <w:t>1</w:t>
              </w:r>
            </w:ins>
            <w:del w:id="7" w:author="Juliette Cohen" w:date="2020-11-10T10:58:00Z">
              <w:r w:rsidR="00525168" w:rsidRPr="008D27C6" w:rsidDel="00382F70">
                <w:delText>0</w:delText>
              </w:r>
            </w:del>
          </w:p>
        </w:tc>
      </w:tr>
      <w:tr w:rsidR="00041F8D" w:rsidRPr="003500BA" w14:paraId="01A00291" w14:textId="77777777" w:rsidTr="00DE2948">
        <w:trPr>
          <w:gridAfter w:val="1"/>
          <w:wAfter w:w="139" w:type="dxa"/>
        </w:trPr>
        <w:tc>
          <w:tcPr>
            <w:tcW w:w="2132" w:type="dxa"/>
            <w:vMerge w:val="restart"/>
            <w:tcBorders>
              <w:top w:val="nil"/>
              <w:left w:val="nil"/>
              <w:right w:val="single" w:sz="4" w:space="0" w:color="auto"/>
            </w:tcBorders>
          </w:tcPr>
          <w:p w14:paraId="13FD9E09" w14:textId="77777777" w:rsidR="00041F8D" w:rsidRPr="00C13447" w:rsidRDefault="00041F8D" w:rsidP="00DE2948">
            <w:pPr>
              <w:pStyle w:val="Paragraphe"/>
            </w:pPr>
            <w:r w:rsidRPr="00C13447">
              <w:rPr>
                <w:i/>
                <w:sz w:val="20"/>
              </w:rPr>
              <w:t>Add planned deadlines (for first cycle if more than 1)</w:t>
            </w:r>
          </w:p>
        </w:tc>
        <w:tc>
          <w:tcPr>
            <w:tcW w:w="3543" w:type="dxa"/>
            <w:gridSpan w:val="4"/>
            <w:tcBorders>
              <w:top w:val="single" w:sz="4" w:space="0" w:color="auto"/>
              <w:left w:val="single" w:sz="4" w:space="0" w:color="auto"/>
              <w:bottom w:val="single" w:sz="4" w:space="0" w:color="auto"/>
              <w:right w:val="nil"/>
            </w:tcBorders>
          </w:tcPr>
          <w:p w14:paraId="03A47E97" w14:textId="4683D023" w:rsidR="00041F8D" w:rsidRPr="008D27C6" w:rsidRDefault="00041F8D" w:rsidP="00DE2948">
            <w:pPr>
              <w:pStyle w:val="Paragraphe"/>
            </w:pPr>
            <w:r w:rsidRPr="008D27C6">
              <w:t xml:space="preserve">2. Data collected: </w:t>
            </w:r>
            <w:ins w:id="8" w:author="Juliette Cohen" w:date="2020-11-10T10:53:00Z">
              <w:r w:rsidR="00EE3429">
                <w:t>30</w:t>
              </w:r>
            </w:ins>
            <w:del w:id="9" w:author="Juliette Cohen" w:date="2020-11-10T10:53:00Z">
              <w:r w:rsidR="002E018A" w:rsidRPr="008D27C6" w:rsidDel="00EE3429">
                <w:delText>09</w:delText>
              </w:r>
            </w:del>
            <w:r w:rsidR="002E018A" w:rsidRPr="008D27C6">
              <w:t>/11/2020</w:t>
            </w:r>
          </w:p>
        </w:tc>
        <w:tc>
          <w:tcPr>
            <w:tcW w:w="3823" w:type="dxa"/>
            <w:gridSpan w:val="4"/>
            <w:tcBorders>
              <w:top w:val="single" w:sz="4" w:space="0" w:color="auto"/>
              <w:left w:val="single" w:sz="4" w:space="0" w:color="auto"/>
              <w:bottom w:val="single" w:sz="4" w:space="0" w:color="auto"/>
              <w:right w:val="nil"/>
            </w:tcBorders>
          </w:tcPr>
          <w:p w14:paraId="589906A0" w14:textId="3007189A" w:rsidR="00041F8D" w:rsidRPr="008D27C6" w:rsidRDefault="00041F8D" w:rsidP="00DE2948">
            <w:pPr>
              <w:pStyle w:val="Paragraphe"/>
            </w:pPr>
            <w:r w:rsidRPr="008D27C6">
              <w:t>6. Outputs sent for validation</w:t>
            </w:r>
            <w:r w:rsidR="008D27C6" w:rsidRPr="008D27C6">
              <w:t xml:space="preserve">: </w:t>
            </w:r>
            <w:r w:rsidR="00433908">
              <w:t>17</w:t>
            </w:r>
            <w:r w:rsidR="008D27C6" w:rsidRPr="008D27C6">
              <w:t>/</w:t>
            </w:r>
            <w:ins w:id="10" w:author="Juliette Cohen" w:date="2020-11-10T10:59:00Z">
              <w:r w:rsidR="00382F70">
                <w:t>01</w:t>
              </w:r>
            </w:ins>
            <w:del w:id="11" w:author="Juliette Cohen" w:date="2020-11-10T10:59:00Z">
              <w:r w:rsidR="008D27C6" w:rsidRPr="008D27C6" w:rsidDel="00382F70">
                <w:delText>12</w:delText>
              </w:r>
            </w:del>
            <w:r w:rsidR="008D27C6" w:rsidRPr="008D27C6">
              <w:t>/202</w:t>
            </w:r>
            <w:ins w:id="12" w:author="Juliette Cohen" w:date="2020-11-10T10:59:00Z">
              <w:r w:rsidR="00382F70">
                <w:t>1</w:t>
              </w:r>
            </w:ins>
            <w:del w:id="13" w:author="Juliette Cohen" w:date="2020-11-10T10:59:00Z">
              <w:r w:rsidR="008D27C6" w:rsidRPr="008D27C6" w:rsidDel="00382F70">
                <w:delText>0</w:delText>
              </w:r>
            </w:del>
          </w:p>
        </w:tc>
      </w:tr>
      <w:tr w:rsidR="00041F8D" w:rsidRPr="003500BA" w14:paraId="6DE49154" w14:textId="77777777" w:rsidTr="00DE2948">
        <w:trPr>
          <w:gridAfter w:val="1"/>
          <w:wAfter w:w="139" w:type="dxa"/>
        </w:trPr>
        <w:tc>
          <w:tcPr>
            <w:tcW w:w="2132" w:type="dxa"/>
            <w:vMerge/>
            <w:tcBorders>
              <w:left w:val="nil"/>
              <w:right w:val="single" w:sz="4" w:space="0" w:color="auto"/>
            </w:tcBorders>
          </w:tcPr>
          <w:p w14:paraId="728F315D" w14:textId="77777777" w:rsidR="00041F8D" w:rsidRPr="00C13447" w:rsidRDefault="00041F8D" w:rsidP="00DE2948">
            <w:pPr>
              <w:pStyle w:val="Paragraphe"/>
              <w:rPr>
                <w:b/>
              </w:rPr>
            </w:pPr>
          </w:p>
        </w:tc>
        <w:tc>
          <w:tcPr>
            <w:tcW w:w="3543" w:type="dxa"/>
            <w:gridSpan w:val="4"/>
            <w:tcBorders>
              <w:top w:val="single" w:sz="4" w:space="0" w:color="auto"/>
              <w:left w:val="single" w:sz="4" w:space="0" w:color="auto"/>
              <w:bottom w:val="single" w:sz="4" w:space="0" w:color="auto"/>
              <w:right w:val="nil"/>
            </w:tcBorders>
          </w:tcPr>
          <w:p w14:paraId="7A65C1EE" w14:textId="1B3D8C45" w:rsidR="00041F8D" w:rsidRPr="008D27C6" w:rsidRDefault="00041F8D" w:rsidP="00DE2948">
            <w:pPr>
              <w:pStyle w:val="Paragraphe"/>
            </w:pPr>
            <w:r w:rsidRPr="008D27C6">
              <w:t xml:space="preserve">3. Data analysed: </w:t>
            </w:r>
            <w:ins w:id="14" w:author="Juliette Cohen" w:date="2020-11-10T10:56:00Z">
              <w:r w:rsidR="00382F70">
                <w:t>14</w:t>
              </w:r>
            </w:ins>
            <w:del w:id="15" w:author="Juliette Cohen" w:date="2020-11-10T10:53:00Z">
              <w:r w:rsidR="00314ED3" w:rsidDel="00EE3429">
                <w:delText>16</w:delText>
              </w:r>
            </w:del>
            <w:r w:rsidR="002E018A" w:rsidRPr="008D27C6">
              <w:t>/1</w:t>
            </w:r>
            <w:ins w:id="16" w:author="Juliette Cohen" w:date="2020-11-10T10:56:00Z">
              <w:r w:rsidR="00382F70">
                <w:t>2</w:t>
              </w:r>
            </w:ins>
            <w:del w:id="17" w:author="Juliette Cohen" w:date="2020-11-10T10:56:00Z">
              <w:r w:rsidR="002E018A" w:rsidRPr="008D27C6" w:rsidDel="00382F70">
                <w:delText>1</w:delText>
              </w:r>
            </w:del>
            <w:r w:rsidR="002E018A" w:rsidRPr="008D27C6">
              <w:t>/2020</w:t>
            </w:r>
          </w:p>
        </w:tc>
        <w:tc>
          <w:tcPr>
            <w:tcW w:w="3823" w:type="dxa"/>
            <w:gridSpan w:val="4"/>
            <w:tcBorders>
              <w:top w:val="single" w:sz="4" w:space="0" w:color="auto"/>
              <w:left w:val="single" w:sz="4" w:space="0" w:color="auto"/>
              <w:bottom w:val="single" w:sz="4" w:space="0" w:color="auto"/>
              <w:right w:val="nil"/>
            </w:tcBorders>
          </w:tcPr>
          <w:p w14:paraId="2CCDCAA9" w14:textId="5CD8EDA8" w:rsidR="00041F8D" w:rsidRPr="008D27C6" w:rsidRDefault="00041F8D" w:rsidP="00DE2948">
            <w:pPr>
              <w:pStyle w:val="Paragraphe"/>
            </w:pPr>
            <w:r w:rsidRPr="008D27C6">
              <w:t xml:space="preserve">7. Outputs published: </w:t>
            </w:r>
            <w:ins w:id="18" w:author="Juliette Cohen" w:date="2020-11-10T11:00:00Z">
              <w:r w:rsidR="00382F70">
                <w:t>28</w:t>
              </w:r>
            </w:ins>
            <w:del w:id="19" w:author="Juliette Cohen" w:date="2020-11-10T11:00:00Z">
              <w:r w:rsidR="008D27C6" w:rsidRPr="008D27C6" w:rsidDel="00382F70">
                <w:delText>31</w:delText>
              </w:r>
            </w:del>
            <w:r w:rsidR="008D27C6" w:rsidRPr="008D27C6">
              <w:t>/0</w:t>
            </w:r>
            <w:ins w:id="20" w:author="Juliette Cohen" w:date="2020-11-10T10:59:00Z">
              <w:r w:rsidR="00382F70">
                <w:t>2</w:t>
              </w:r>
            </w:ins>
            <w:del w:id="21" w:author="Juliette Cohen" w:date="2020-11-10T10:59:00Z">
              <w:r w:rsidR="008D27C6" w:rsidRPr="008D27C6" w:rsidDel="00382F70">
                <w:delText>1</w:delText>
              </w:r>
            </w:del>
            <w:r w:rsidR="008D27C6" w:rsidRPr="008D27C6">
              <w:t>/2021</w:t>
            </w:r>
          </w:p>
        </w:tc>
      </w:tr>
      <w:tr w:rsidR="00041F8D" w:rsidRPr="003500BA" w14:paraId="0935A4BF" w14:textId="77777777" w:rsidTr="00DE2948">
        <w:trPr>
          <w:gridAfter w:val="1"/>
          <w:wAfter w:w="139" w:type="dxa"/>
        </w:trPr>
        <w:tc>
          <w:tcPr>
            <w:tcW w:w="2132" w:type="dxa"/>
            <w:vMerge/>
            <w:tcBorders>
              <w:left w:val="nil"/>
              <w:bottom w:val="single" w:sz="4" w:space="0" w:color="auto"/>
              <w:right w:val="single" w:sz="4" w:space="0" w:color="auto"/>
            </w:tcBorders>
          </w:tcPr>
          <w:p w14:paraId="74A83ED8" w14:textId="77777777" w:rsidR="00041F8D" w:rsidRPr="00C13447" w:rsidRDefault="00041F8D" w:rsidP="00DE2948">
            <w:pPr>
              <w:pStyle w:val="Paragraphe"/>
              <w:rPr>
                <w:b/>
              </w:rPr>
            </w:pPr>
          </w:p>
        </w:tc>
        <w:tc>
          <w:tcPr>
            <w:tcW w:w="3543" w:type="dxa"/>
            <w:gridSpan w:val="4"/>
            <w:tcBorders>
              <w:top w:val="single" w:sz="4" w:space="0" w:color="auto"/>
              <w:left w:val="single" w:sz="4" w:space="0" w:color="auto"/>
              <w:bottom w:val="single" w:sz="4" w:space="0" w:color="auto"/>
              <w:right w:val="nil"/>
            </w:tcBorders>
          </w:tcPr>
          <w:p w14:paraId="757FE412" w14:textId="1C91982F" w:rsidR="00041F8D" w:rsidRPr="008710A9" w:rsidRDefault="00041F8D" w:rsidP="00DE2948">
            <w:pPr>
              <w:pStyle w:val="Paragraphe"/>
            </w:pPr>
            <w:r w:rsidRPr="008710A9">
              <w:t xml:space="preserve">4. Data sent for validation: </w:t>
            </w:r>
            <w:ins w:id="22" w:author="Juliette Cohen" w:date="2020-11-10T10:56:00Z">
              <w:r w:rsidR="00382F70">
                <w:t>14</w:t>
              </w:r>
            </w:ins>
            <w:del w:id="23" w:author="Juliette Cohen" w:date="2020-11-10T10:56:00Z">
              <w:r w:rsidR="00433908" w:rsidDel="00382F70">
                <w:delText>16</w:delText>
              </w:r>
            </w:del>
            <w:r w:rsidR="00433908">
              <w:t>/1</w:t>
            </w:r>
            <w:ins w:id="24" w:author="Juliette Cohen" w:date="2020-11-10T10:56:00Z">
              <w:r w:rsidR="00382F70">
                <w:t>2</w:t>
              </w:r>
            </w:ins>
            <w:del w:id="25" w:author="Juliette Cohen" w:date="2020-11-10T10:56:00Z">
              <w:r w:rsidR="00433908" w:rsidDel="00382F70">
                <w:delText>1</w:delText>
              </w:r>
            </w:del>
            <w:r w:rsidR="00433908">
              <w:t>/2020</w:t>
            </w:r>
          </w:p>
        </w:tc>
        <w:tc>
          <w:tcPr>
            <w:tcW w:w="3823" w:type="dxa"/>
            <w:gridSpan w:val="4"/>
            <w:tcBorders>
              <w:top w:val="single" w:sz="4" w:space="0" w:color="auto"/>
              <w:left w:val="single" w:sz="4" w:space="0" w:color="auto"/>
              <w:bottom w:val="single" w:sz="4" w:space="0" w:color="auto"/>
              <w:right w:val="nil"/>
            </w:tcBorders>
          </w:tcPr>
          <w:p w14:paraId="465D6D44" w14:textId="6DEFEC4C" w:rsidR="00041F8D" w:rsidRPr="008710A9" w:rsidRDefault="00041F8D" w:rsidP="00DE2948">
            <w:pPr>
              <w:pStyle w:val="Paragraphe"/>
            </w:pPr>
            <w:r w:rsidRPr="008710A9">
              <w:t xml:space="preserve">8. Final presentation: </w:t>
            </w:r>
            <w:r w:rsidR="00433908">
              <w:t>N/A</w:t>
            </w:r>
          </w:p>
        </w:tc>
      </w:tr>
      <w:tr w:rsidR="00041F8D" w:rsidRPr="003500BA" w14:paraId="62D93615" w14:textId="77777777" w:rsidTr="00DE2948">
        <w:trPr>
          <w:gridAfter w:val="1"/>
          <w:wAfter w:w="139" w:type="dxa"/>
        </w:trPr>
        <w:tc>
          <w:tcPr>
            <w:tcW w:w="2132" w:type="dxa"/>
            <w:vMerge w:val="restart"/>
            <w:tcBorders>
              <w:top w:val="single" w:sz="4" w:space="0" w:color="auto"/>
              <w:left w:val="nil"/>
              <w:right w:val="single" w:sz="4" w:space="0" w:color="auto"/>
            </w:tcBorders>
          </w:tcPr>
          <w:p w14:paraId="69FDDB19" w14:textId="77777777" w:rsidR="00041F8D" w:rsidRPr="00C13447" w:rsidRDefault="00041F8D" w:rsidP="00DE2948">
            <w:pPr>
              <w:pStyle w:val="Paragraphe"/>
              <w:rPr>
                <w:b/>
              </w:rPr>
            </w:pPr>
            <w:r w:rsidRPr="00C13447">
              <w:rPr>
                <w:b/>
              </w:rPr>
              <w:t>Number of assessments</w:t>
            </w:r>
          </w:p>
        </w:tc>
        <w:tc>
          <w:tcPr>
            <w:tcW w:w="567" w:type="dxa"/>
            <w:tcBorders>
              <w:top w:val="single" w:sz="4" w:space="0" w:color="auto"/>
              <w:left w:val="single" w:sz="4" w:space="0" w:color="auto"/>
              <w:bottom w:val="single" w:sz="4" w:space="0" w:color="auto"/>
              <w:right w:val="nil"/>
            </w:tcBorders>
          </w:tcPr>
          <w:p w14:paraId="4ACB3243" w14:textId="2E5437D6" w:rsidR="00041F8D" w:rsidRPr="00C13447" w:rsidRDefault="00AE13C7" w:rsidP="00DE2948">
            <w:pPr>
              <w:pStyle w:val="Paragraphe"/>
            </w:pPr>
            <w:r>
              <w:t>X</w:t>
            </w:r>
          </w:p>
        </w:tc>
        <w:tc>
          <w:tcPr>
            <w:tcW w:w="6799" w:type="dxa"/>
            <w:gridSpan w:val="7"/>
            <w:tcBorders>
              <w:top w:val="single" w:sz="4" w:space="0" w:color="auto"/>
              <w:left w:val="single" w:sz="4" w:space="0" w:color="auto"/>
              <w:bottom w:val="single" w:sz="4" w:space="0" w:color="auto"/>
              <w:right w:val="nil"/>
            </w:tcBorders>
          </w:tcPr>
          <w:p w14:paraId="7054088E" w14:textId="77777777" w:rsidR="00041F8D" w:rsidRPr="00C13447" w:rsidRDefault="00041F8D" w:rsidP="00DE2948">
            <w:pPr>
              <w:pStyle w:val="Paragraphe"/>
            </w:pPr>
            <w:r w:rsidRPr="00C13447">
              <w:t>Single assessment (one cycle)</w:t>
            </w:r>
          </w:p>
        </w:tc>
      </w:tr>
      <w:tr w:rsidR="00041F8D" w:rsidRPr="003500BA" w14:paraId="6D005685" w14:textId="77777777" w:rsidTr="00DE2948">
        <w:trPr>
          <w:gridAfter w:val="1"/>
          <w:wAfter w:w="139" w:type="dxa"/>
        </w:trPr>
        <w:tc>
          <w:tcPr>
            <w:tcW w:w="2132" w:type="dxa"/>
            <w:vMerge/>
            <w:tcBorders>
              <w:left w:val="nil"/>
              <w:bottom w:val="single" w:sz="4" w:space="0" w:color="auto"/>
              <w:right w:val="single" w:sz="4" w:space="0" w:color="auto"/>
            </w:tcBorders>
          </w:tcPr>
          <w:p w14:paraId="41FC9F44" w14:textId="77777777" w:rsidR="00041F8D" w:rsidRPr="00C13447" w:rsidRDefault="00041F8D" w:rsidP="00DE2948">
            <w:pPr>
              <w:pStyle w:val="Paragraphe"/>
              <w:rPr>
                <w:b/>
              </w:rPr>
            </w:pPr>
          </w:p>
        </w:tc>
        <w:tc>
          <w:tcPr>
            <w:tcW w:w="567" w:type="dxa"/>
            <w:tcBorders>
              <w:top w:val="single" w:sz="4" w:space="0" w:color="auto"/>
              <w:left w:val="single" w:sz="4" w:space="0" w:color="auto"/>
              <w:bottom w:val="single" w:sz="4" w:space="0" w:color="auto"/>
              <w:right w:val="nil"/>
            </w:tcBorders>
          </w:tcPr>
          <w:p w14:paraId="1376D32A" w14:textId="77777777" w:rsidR="00041F8D" w:rsidRPr="00C13447" w:rsidRDefault="00041F8D" w:rsidP="00DE2948">
            <w:pPr>
              <w:pStyle w:val="Paragraphe"/>
            </w:pPr>
            <w:r w:rsidRPr="00C13447">
              <w:rPr>
                <w:sz w:val="20"/>
              </w:rPr>
              <w:t>□</w:t>
            </w:r>
          </w:p>
        </w:tc>
        <w:tc>
          <w:tcPr>
            <w:tcW w:w="6799" w:type="dxa"/>
            <w:gridSpan w:val="7"/>
            <w:tcBorders>
              <w:top w:val="single" w:sz="4" w:space="0" w:color="auto"/>
              <w:left w:val="single" w:sz="4" w:space="0" w:color="auto"/>
              <w:bottom w:val="single" w:sz="4" w:space="0" w:color="auto"/>
              <w:right w:val="nil"/>
            </w:tcBorders>
          </w:tcPr>
          <w:p w14:paraId="508FB578" w14:textId="77777777" w:rsidR="00041F8D" w:rsidRDefault="00041F8D" w:rsidP="00DE2948">
            <w:pPr>
              <w:pStyle w:val="Paragraphe"/>
            </w:pPr>
            <w:r>
              <w:t xml:space="preserve">Multi assessment (more than one cycle) </w:t>
            </w:r>
          </w:p>
          <w:p w14:paraId="343193D0" w14:textId="77777777" w:rsidR="00041F8D" w:rsidRPr="006B4370" w:rsidRDefault="00041F8D" w:rsidP="00DE2948">
            <w:pPr>
              <w:pStyle w:val="Paragraphe"/>
              <w:spacing w:after="120" w:line="240" w:lineRule="auto"/>
              <w:rPr>
                <w:sz w:val="20"/>
              </w:rPr>
            </w:pPr>
            <w:r>
              <w:rPr>
                <w:i/>
                <w:color w:val="58585A" w:themeColor="background2"/>
              </w:rPr>
              <w:t>[</w:t>
            </w:r>
            <w:r w:rsidRPr="00F044C6">
              <w:rPr>
                <w:i/>
                <w:color w:val="58585A" w:themeColor="background2"/>
              </w:rPr>
              <w:t>Describe here</w:t>
            </w:r>
            <w:r>
              <w:rPr>
                <w:i/>
                <w:color w:val="58585A" w:themeColor="background2"/>
              </w:rPr>
              <w:t xml:space="preserve"> the frequency of the cycle] </w:t>
            </w:r>
          </w:p>
        </w:tc>
      </w:tr>
      <w:tr w:rsidR="00041F8D" w:rsidRPr="003500BA" w14:paraId="5D524415" w14:textId="77777777" w:rsidTr="00DE2948">
        <w:trPr>
          <w:gridAfter w:val="1"/>
          <w:wAfter w:w="139" w:type="dxa"/>
          <w:trHeight w:val="299"/>
        </w:trPr>
        <w:tc>
          <w:tcPr>
            <w:tcW w:w="2132" w:type="dxa"/>
            <w:vMerge w:val="restart"/>
            <w:tcBorders>
              <w:left w:val="nil"/>
              <w:right w:val="single" w:sz="4" w:space="0" w:color="auto"/>
            </w:tcBorders>
          </w:tcPr>
          <w:p w14:paraId="410422DA" w14:textId="77777777" w:rsidR="00041F8D" w:rsidRPr="00C13447" w:rsidRDefault="00041F8D" w:rsidP="00DE2948">
            <w:pPr>
              <w:pStyle w:val="Paragraphe"/>
              <w:rPr>
                <w:b/>
              </w:rPr>
            </w:pPr>
            <w:r w:rsidRPr="00C13447">
              <w:rPr>
                <w:b/>
              </w:rPr>
              <w:t>Humanitarian milestones</w:t>
            </w:r>
          </w:p>
          <w:p w14:paraId="56B9ECD2" w14:textId="77777777" w:rsidR="00041F8D" w:rsidRPr="00C13447" w:rsidRDefault="00041F8D" w:rsidP="00DE2948">
            <w:pPr>
              <w:pStyle w:val="Paragraphe"/>
              <w:rPr>
                <w:b/>
              </w:rPr>
            </w:pPr>
            <w:r w:rsidRPr="00C13447">
              <w:rPr>
                <w:i/>
                <w:sz w:val="20"/>
              </w:rPr>
              <w:t>Specify</w:t>
            </w:r>
            <w:r w:rsidRPr="00C13447">
              <w:rPr>
                <w:b/>
                <w:i/>
                <w:sz w:val="20"/>
              </w:rPr>
              <w:t xml:space="preserve"> what </w:t>
            </w:r>
            <w:r w:rsidRPr="00C13447">
              <w:rPr>
                <w:i/>
                <w:sz w:val="20"/>
              </w:rPr>
              <w:t xml:space="preserve">will the assessment inform and </w:t>
            </w:r>
            <w:r w:rsidRPr="00C13447">
              <w:rPr>
                <w:b/>
                <w:i/>
                <w:sz w:val="20"/>
              </w:rPr>
              <w:t xml:space="preserve">when </w:t>
            </w:r>
            <w:r w:rsidRPr="00C13447">
              <w:rPr>
                <w:i/>
                <w:sz w:val="20"/>
              </w:rPr>
              <w:br/>
              <w:t>e.g. The shelter cluster will use this data to draft its Revised Flash Appeal;</w:t>
            </w:r>
          </w:p>
        </w:tc>
        <w:tc>
          <w:tcPr>
            <w:tcW w:w="3543" w:type="dxa"/>
            <w:gridSpan w:val="4"/>
            <w:tcBorders>
              <w:top w:val="single" w:sz="4" w:space="0" w:color="000000" w:themeColor="text1"/>
              <w:left w:val="single" w:sz="4" w:space="0" w:color="auto"/>
              <w:bottom w:val="single" w:sz="4" w:space="0" w:color="000000" w:themeColor="text1"/>
              <w:right w:val="nil"/>
            </w:tcBorders>
            <w:shd w:val="clear" w:color="auto" w:fill="D2CBB8" w:themeFill="accent3"/>
          </w:tcPr>
          <w:p w14:paraId="35BF1625" w14:textId="77777777" w:rsidR="00041F8D" w:rsidRPr="00C13447" w:rsidRDefault="00041F8D" w:rsidP="00DE2948">
            <w:pPr>
              <w:pStyle w:val="NoSpacing"/>
              <w:rPr>
                <w:b/>
                <w:lang w:val="en-GB"/>
              </w:rPr>
            </w:pPr>
            <w:r w:rsidRPr="00C13447">
              <w:rPr>
                <w:rFonts w:ascii="Arial Narrow" w:hAnsi="Arial Narrow"/>
                <w:b/>
                <w:lang w:val="en-GB"/>
              </w:rPr>
              <w:t>Milestone</w:t>
            </w:r>
          </w:p>
        </w:tc>
        <w:tc>
          <w:tcPr>
            <w:tcW w:w="3823" w:type="dxa"/>
            <w:gridSpan w:val="4"/>
            <w:tcBorders>
              <w:top w:val="single" w:sz="4" w:space="0" w:color="000000" w:themeColor="text1"/>
              <w:left w:val="single" w:sz="4" w:space="0" w:color="auto"/>
              <w:bottom w:val="single" w:sz="4" w:space="0" w:color="000000" w:themeColor="text1"/>
              <w:right w:val="nil"/>
            </w:tcBorders>
            <w:shd w:val="clear" w:color="auto" w:fill="D2CBB8" w:themeFill="accent3"/>
          </w:tcPr>
          <w:p w14:paraId="7EC16BD2" w14:textId="77777777" w:rsidR="00041F8D" w:rsidRPr="00C13447" w:rsidRDefault="00041F8D" w:rsidP="00DE2948">
            <w:pPr>
              <w:pStyle w:val="NoSpacing"/>
              <w:rPr>
                <w:b/>
                <w:lang w:val="en-GB"/>
              </w:rPr>
            </w:pPr>
            <w:r w:rsidRPr="00C13447">
              <w:rPr>
                <w:rFonts w:ascii="Arial Narrow" w:hAnsi="Arial Narrow"/>
                <w:b/>
                <w:lang w:val="en-GB"/>
              </w:rPr>
              <w:t>Deadline</w:t>
            </w:r>
          </w:p>
        </w:tc>
      </w:tr>
      <w:tr w:rsidR="00041F8D" w:rsidRPr="003500BA" w14:paraId="7105CBE2" w14:textId="77777777" w:rsidTr="00DE2948">
        <w:trPr>
          <w:gridAfter w:val="1"/>
          <w:wAfter w:w="139" w:type="dxa"/>
          <w:trHeight w:val="340"/>
        </w:trPr>
        <w:tc>
          <w:tcPr>
            <w:tcW w:w="2132" w:type="dxa"/>
            <w:vMerge/>
            <w:tcBorders>
              <w:left w:val="nil"/>
              <w:right w:val="single" w:sz="4" w:space="0" w:color="auto"/>
            </w:tcBorders>
          </w:tcPr>
          <w:p w14:paraId="380ACFF1" w14:textId="77777777" w:rsidR="00041F8D" w:rsidRPr="00C13447" w:rsidRDefault="00041F8D" w:rsidP="00DE2948">
            <w:pPr>
              <w:pStyle w:val="Paragraphe"/>
              <w:rPr>
                <w:b/>
              </w:rPr>
            </w:pPr>
          </w:p>
        </w:tc>
        <w:tc>
          <w:tcPr>
            <w:tcW w:w="567" w:type="dxa"/>
            <w:tcBorders>
              <w:top w:val="single" w:sz="4" w:space="0" w:color="000000" w:themeColor="text1"/>
              <w:left w:val="single" w:sz="4" w:space="0" w:color="auto"/>
              <w:bottom w:val="nil"/>
              <w:right w:val="nil"/>
            </w:tcBorders>
          </w:tcPr>
          <w:p w14:paraId="11D82320" w14:textId="4B3BBF5E" w:rsidR="00041F8D" w:rsidRPr="008D49BF" w:rsidRDefault="00ED17AC" w:rsidP="00DE2948">
            <w:pPr>
              <w:pStyle w:val="Paragraphe"/>
              <w:spacing w:line="240" w:lineRule="auto"/>
              <w:rPr>
                <w:highlight w:val="yellow"/>
              </w:rPr>
            </w:pPr>
            <w:r w:rsidRPr="00C13447">
              <w:rPr>
                <w:sz w:val="20"/>
              </w:rPr>
              <w:t>□</w:t>
            </w:r>
          </w:p>
        </w:tc>
        <w:tc>
          <w:tcPr>
            <w:tcW w:w="2976" w:type="dxa"/>
            <w:gridSpan w:val="3"/>
            <w:tcBorders>
              <w:top w:val="single" w:sz="4" w:space="0" w:color="000000" w:themeColor="text1"/>
              <w:left w:val="single" w:sz="4" w:space="0" w:color="auto"/>
              <w:bottom w:val="single" w:sz="4" w:space="0" w:color="000000" w:themeColor="text1"/>
              <w:right w:val="nil"/>
            </w:tcBorders>
          </w:tcPr>
          <w:p w14:paraId="2BC83C8C" w14:textId="77777777" w:rsidR="00041F8D" w:rsidRPr="00ED17AC" w:rsidRDefault="00041F8D" w:rsidP="00DE2948">
            <w:pPr>
              <w:pStyle w:val="Paragraphe"/>
              <w:spacing w:line="240" w:lineRule="auto"/>
            </w:pPr>
            <w:r w:rsidRPr="00ED17AC">
              <w:t>Donor plan/strategy</w:t>
            </w:r>
            <w:r w:rsidRPr="00ED17AC" w:rsidDel="00644E43">
              <w:t xml:space="preserve"> </w:t>
            </w:r>
          </w:p>
        </w:tc>
        <w:tc>
          <w:tcPr>
            <w:tcW w:w="3823" w:type="dxa"/>
            <w:gridSpan w:val="4"/>
            <w:tcBorders>
              <w:top w:val="single" w:sz="4" w:space="0" w:color="000000" w:themeColor="text1"/>
              <w:left w:val="single" w:sz="4" w:space="0" w:color="auto"/>
              <w:bottom w:val="single" w:sz="4" w:space="0" w:color="000000" w:themeColor="text1"/>
              <w:right w:val="nil"/>
            </w:tcBorders>
          </w:tcPr>
          <w:p w14:paraId="3BC789FF" w14:textId="01E5E288" w:rsidR="00041F8D" w:rsidRPr="00ED17AC" w:rsidRDefault="00C663C8" w:rsidP="00DE2948">
            <w:pPr>
              <w:pStyle w:val="Paragraphe"/>
              <w:spacing w:line="240" w:lineRule="auto"/>
              <w:rPr>
                <w:i/>
              </w:rPr>
            </w:pPr>
            <w:r w:rsidRPr="00ED17AC">
              <w:t>_ _/_ _/_ _ _ _</w:t>
            </w:r>
          </w:p>
        </w:tc>
      </w:tr>
      <w:tr w:rsidR="00041F8D" w:rsidRPr="003500BA" w14:paraId="2EEB5B55" w14:textId="77777777" w:rsidTr="00DE2948">
        <w:trPr>
          <w:gridAfter w:val="1"/>
          <w:wAfter w:w="139" w:type="dxa"/>
          <w:trHeight w:val="340"/>
        </w:trPr>
        <w:tc>
          <w:tcPr>
            <w:tcW w:w="2132" w:type="dxa"/>
            <w:vMerge/>
            <w:tcBorders>
              <w:left w:val="nil"/>
              <w:right w:val="single" w:sz="4" w:space="0" w:color="auto"/>
            </w:tcBorders>
          </w:tcPr>
          <w:p w14:paraId="066B8B8D" w14:textId="77777777" w:rsidR="00041F8D" w:rsidRPr="00C13447" w:rsidRDefault="00041F8D" w:rsidP="00DE2948">
            <w:pPr>
              <w:pStyle w:val="Paragraphe"/>
              <w:rPr>
                <w:b/>
              </w:rPr>
            </w:pPr>
          </w:p>
        </w:tc>
        <w:tc>
          <w:tcPr>
            <w:tcW w:w="567" w:type="dxa"/>
            <w:tcBorders>
              <w:top w:val="nil"/>
              <w:left w:val="single" w:sz="4" w:space="0" w:color="auto"/>
              <w:bottom w:val="nil"/>
              <w:right w:val="single" w:sz="4" w:space="0" w:color="auto"/>
            </w:tcBorders>
          </w:tcPr>
          <w:p w14:paraId="66D549CE" w14:textId="042734DC" w:rsidR="00041F8D" w:rsidRPr="00261993" w:rsidRDefault="00D45045" w:rsidP="00DE2948">
            <w:pPr>
              <w:pStyle w:val="Paragraphe"/>
              <w:spacing w:line="240" w:lineRule="auto"/>
            </w:pPr>
            <w:r w:rsidRPr="00261993">
              <w:rPr>
                <w:sz w:val="20"/>
              </w:rPr>
              <w:t>X</w:t>
            </w:r>
          </w:p>
        </w:tc>
        <w:tc>
          <w:tcPr>
            <w:tcW w:w="2976" w:type="dxa"/>
            <w:gridSpan w:val="3"/>
            <w:tcBorders>
              <w:top w:val="single" w:sz="4" w:space="0" w:color="000000" w:themeColor="text1"/>
              <w:left w:val="single" w:sz="4" w:space="0" w:color="auto"/>
              <w:bottom w:val="single" w:sz="4" w:space="0" w:color="000000" w:themeColor="text1"/>
              <w:right w:val="nil"/>
            </w:tcBorders>
          </w:tcPr>
          <w:p w14:paraId="1F7D5CC6" w14:textId="77777777" w:rsidR="00041F8D" w:rsidRPr="00261993" w:rsidRDefault="00041F8D" w:rsidP="00DE2948">
            <w:pPr>
              <w:pStyle w:val="Paragraphe"/>
              <w:spacing w:line="240" w:lineRule="auto"/>
            </w:pPr>
            <w:r w:rsidRPr="00261993">
              <w:t>Inter-cluster plan/strategy</w:t>
            </w:r>
            <w:r w:rsidRPr="00261993" w:rsidDel="00644E43">
              <w:t xml:space="preserve"> </w:t>
            </w:r>
          </w:p>
        </w:tc>
        <w:tc>
          <w:tcPr>
            <w:tcW w:w="3823" w:type="dxa"/>
            <w:gridSpan w:val="4"/>
            <w:tcBorders>
              <w:top w:val="single" w:sz="4" w:space="0" w:color="000000" w:themeColor="text1"/>
              <w:left w:val="single" w:sz="4" w:space="0" w:color="auto"/>
              <w:bottom w:val="single" w:sz="4" w:space="0" w:color="000000" w:themeColor="text1"/>
              <w:right w:val="nil"/>
            </w:tcBorders>
          </w:tcPr>
          <w:p w14:paraId="275CD1DA" w14:textId="28490510" w:rsidR="00041F8D" w:rsidRPr="00261993" w:rsidRDefault="00433908" w:rsidP="00DE2948">
            <w:pPr>
              <w:pStyle w:val="Paragraphe"/>
              <w:spacing w:line="240" w:lineRule="auto"/>
            </w:pPr>
            <w:r>
              <w:t>31</w:t>
            </w:r>
            <w:r w:rsidR="00261993" w:rsidRPr="00261993">
              <w:t>/01/2021</w:t>
            </w:r>
          </w:p>
        </w:tc>
      </w:tr>
      <w:tr w:rsidR="00041F8D" w:rsidRPr="003500BA" w14:paraId="4F27F2AF" w14:textId="77777777" w:rsidTr="00DE2948">
        <w:trPr>
          <w:gridAfter w:val="1"/>
          <w:wAfter w:w="139" w:type="dxa"/>
          <w:trHeight w:val="340"/>
        </w:trPr>
        <w:tc>
          <w:tcPr>
            <w:tcW w:w="2132" w:type="dxa"/>
            <w:vMerge/>
            <w:tcBorders>
              <w:left w:val="nil"/>
              <w:right w:val="single" w:sz="4" w:space="0" w:color="auto"/>
            </w:tcBorders>
          </w:tcPr>
          <w:p w14:paraId="161B9C21" w14:textId="77777777" w:rsidR="00041F8D" w:rsidRPr="00C13447" w:rsidRDefault="00041F8D" w:rsidP="00DE2948">
            <w:pPr>
              <w:pStyle w:val="Paragraphe"/>
              <w:rPr>
                <w:b/>
              </w:rPr>
            </w:pPr>
          </w:p>
        </w:tc>
        <w:tc>
          <w:tcPr>
            <w:tcW w:w="567" w:type="dxa"/>
            <w:tcBorders>
              <w:top w:val="nil"/>
              <w:left w:val="single" w:sz="4" w:space="0" w:color="auto"/>
              <w:bottom w:val="single" w:sz="4" w:space="0" w:color="000000" w:themeColor="text1"/>
              <w:right w:val="nil"/>
            </w:tcBorders>
          </w:tcPr>
          <w:p w14:paraId="3C416612" w14:textId="14A922B7" w:rsidR="00041F8D" w:rsidRPr="00261993" w:rsidRDefault="00C663C8" w:rsidP="00DE2948">
            <w:pPr>
              <w:pStyle w:val="Paragraphe"/>
              <w:spacing w:line="240" w:lineRule="auto"/>
            </w:pPr>
            <w:r w:rsidRPr="00261993">
              <w:rPr>
                <w:sz w:val="20"/>
              </w:rPr>
              <w:t>X</w:t>
            </w:r>
          </w:p>
        </w:tc>
        <w:tc>
          <w:tcPr>
            <w:tcW w:w="2976" w:type="dxa"/>
            <w:gridSpan w:val="3"/>
            <w:tcBorders>
              <w:top w:val="single" w:sz="4" w:space="0" w:color="000000" w:themeColor="text1"/>
              <w:left w:val="single" w:sz="4" w:space="0" w:color="auto"/>
              <w:bottom w:val="single" w:sz="4" w:space="0" w:color="000000" w:themeColor="text1"/>
              <w:right w:val="nil"/>
            </w:tcBorders>
          </w:tcPr>
          <w:p w14:paraId="33F59057" w14:textId="03B72A0B" w:rsidR="00041F8D" w:rsidRPr="00261993" w:rsidRDefault="00ED17AC" w:rsidP="00DE2948">
            <w:pPr>
              <w:pStyle w:val="Paragraphe"/>
              <w:spacing w:line="240" w:lineRule="auto"/>
            </w:pPr>
            <w:r w:rsidRPr="00261993">
              <w:t>Sector</w:t>
            </w:r>
            <w:r w:rsidR="00041F8D" w:rsidRPr="00261993">
              <w:t xml:space="preserve"> plan/strategy</w:t>
            </w:r>
            <w:r w:rsidR="00041F8D" w:rsidRPr="00261993" w:rsidDel="00644E43">
              <w:t xml:space="preserve"> </w:t>
            </w:r>
          </w:p>
        </w:tc>
        <w:tc>
          <w:tcPr>
            <w:tcW w:w="3823" w:type="dxa"/>
            <w:gridSpan w:val="4"/>
            <w:tcBorders>
              <w:top w:val="single" w:sz="4" w:space="0" w:color="000000" w:themeColor="text1"/>
              <w:left w:val="single" w:sz="4" w:space="0" w:color="auto"/>
              <w:bottom w:val="single" w:sz="4" w:space="0" w:color="000000" w:themeColor="text1"/>
              <w:right w:val="nil"/>
            </w:tcBorders>
          </w:tcPr>
          <w:p w14:paraId="6EAF1E3D" w14:textId="14540E8E" w:rsidR="00041F8D" w:rsidRPr="00261993" w:rsidRDefault="00433908" w:rsidP="00DE2948">
            <w:pPr>
              <w:pStyle w:val="Paragraphe"/>
              <w:spacing w:line="240" w:lineRule="auto"/>
            </w:pPr>
            <w:r>
              <w:t>31</w:t>
            </w:r>
            <w:r w:rsidR="00261993" w:rsidRPr="00261993">
              <w:t>/01/2021</w:t>
            </w:r>
          </w:p>
        </w:tc>
      </w:tr>
      <w:tr w:rsidR="00041F8D" w:rsidRPr="003500BA" w14:paraId="5DA8F9FB" w14:textId="77777777" w:rsidTr="00DE2948">
        <w:trPr>
          <w:gridAfter w:val="1"/>
          <w:wAfter w:w="139" w:type="dxa"/>
          <w:trHeight w:val="340"/>
        </w:trPr>
        <w:tc>
          <w:tcPr>
            <w:tcW w:w="2132" w:type="dxa"/>
            <w:vMerge/>
            <w:tcBorders>
              <w:left w:val="nil"/>
              <w:right w:val="single" w:sz="4" w:space="0" w:color="auto"/>
            </w:tcBorders>
          </w:tcPr>
          <w:p w14:paraId="4A960C66" w14:textId="77777777" w:rsidR="00041F8D" w:rsidRPr="00C13447" w:rsidRDefault="00041F8D" w:rsidP="00DE2948">
            <w:pPr>
              <w:pStyle w:val="Paragraphe"/>
              <w:rPr>
                <w:b/>
              </w:rPr>
            </w:pPr>
          </w:p>
        </w:tc>
        <w:tc>
          <w:tcPr>
            <w:tcW w:w="567" w:type="dxa"/>
            <w:tcBorders>
              <w:top w:val="single" w:sz="4" w:space="0" w:color="000000" w:themeColor="text1"/>
              <w:left w:val="single" w:sz="4" w:space="0" w:color="auto"/>
              <w:bottom w:val="single" w:sz="4" w:space="0" w:color="000000" w:themeColor="text1"/>
              <w:right w:val="nil"/>
            </w:tcBorders>
          </w:tcPr>
          <w:p w14:paraId="79668350" w14:textId="77777777" w:rsidR="00041F8D" w:rsidRPr="00C13447" w:rsidRDefault="00041F8D" w:rsidP="00DE2948">
            <w:pPr>
              <w:pStyle w:val="Paragraphe"/>
              <w:spacing w:line="240" w:lineRule="auto"/>
            </w:pPr>
            <w:r w:rsidRPr="00C13447">
              <w:rPr>
                <w:sz w:val="20"/>
              </w:rPr>
              <w:t>□</w:t>
            </w:r>
          </w:p>
        </w:tc>
        <w:tc>
          <w:tcPr>
            <w:tcW w:w="2976" w:type="dxa"/>
            <w:gridSpan w:val="3"/>
            <w:tcBorders>
              <w:top w:val="single" w:sz="4" w:space="0" w:color="000000" w:themeColor="text1"/>
              <w:left w:val="single" w:sz="4" w:space="0" w:color="auto"/>
              <w:bottom w:val="single" w:sz="4" w:space="0" w:color="000000" w:themeColor="text1"/>
              <w:right w:val="nil"/>
            </w:tcBorders>
          </w:tcPr>
          <w:p w14:paraId="6CC8813B" w14:textId="77777777" w:rsidR="00041F8D" w:rsidRPr="00C13447" w:rsidRDefault="00041F8D" w:rsidP="00DE2948">
            <w:pPr>
              <w:pStyle w:val="Paragraphe"/>
              <w:spacing w:line="240" w:lineRule="auto"/>
            </w:pPr>
            <w:r w:rsidRPr="00C13447">
              <w:t xml:space="preserve">NGO platform plan/strategy </w:t>
            </w:r>
          </w:p>
        </w:tc>
        <w:tc>
          <w:tcPr>
            <w:tcW w:w="3823" w:type="dxa"/>
            <w:gridSpan w:val="4"/>
            <w:tcBorders>
              <w:top w:val="single" w:sz="4" w:space="0" w:color="000000" w:themeColor="text1"/>
              <w:left w:val="single" w:sz="4" w:space="0" w:color="auto"/>
              <w:bottom w:val="single" w:sz="4" w:space="0" w:color="000000" w:themeColor="text1"/>
              <w:right w:val="nil"/>
            </w:tcBorders>
          </w:tcPr>
          <w:p w14:paraId="6312A74C" w14:textId="77777777" w:rsidR="00041F8D" w:rsidRPr="00C13447" w:rsidRDefault="00041F8D" w:rsidP="00DE2948">
            <w:pPr>
              <w:pStyle w:val="Paragraphe"/>
              <w:spacing w:line="240" w:lineRule="auto"/>
            </w:pPr>
            <w:r w:rsidRPr="00C13447">
              <w:t>_ _/_ _/_ _ _ _</w:t>
            </w:r>
          </w:p>
        </w:tc>
      </w:tr>
      <w:tr w:rsidR="00041F8D" w:rsidRPr="003500BA" w14:paraId="7C12C393" w14:textId="77777777" w:rsidTr="00DE2948">
        <w:trPr>
          <w:gridAfter w:val="1"/>
          <w:wAfter w:w="139" w:type="dxa"/>
          <w:trHeight w:val="340"/>
        </w:trPr>
        <w:tc>
          <w:tcPr>
            <w:tcW w:w="2132" w:type="dxa"/>
            <w:vMerge/>
            <w:tcBorders>
              <w:left w:val="nil"/>
              <w:bottom w:val="single" w:sz="4" w:space="0" w:color="000000" w:themeColor="text1"/>
              <w:right w:val="single" w:sz="4" w:space="0" w:color="auto"/>
            </w:tcBorders>
          </w:tcPr>
          <w:p w14:paraId="368AF730" w14:textId="77777777" w:rsidR="00041F8D" w:rsidRPr="00C13447" w:rsidRDefault="00041F8D" w:rsidP="00DE2948">
            <w:pPr>
              <w:pStyle w:val="Paragraphe"/>
              <w:rPr>
                <w:b/>
              </w:rPr>
            </w:pPr>
          </w:p>
        </w:tc>
        <w:tc>
          <w:tcPr>
            <w:tcW w:w="567" w:type="dxa"/>
            <w:tcBorders>
              <w:top w:val="single" w:sz="4" w:space="0" w:color="000000" w:themeColor="text1"/>
              <w:left w:val="single" w:sz="4" w:space="0" w:color="auto"/>
              <w:bottom w:val="single" w:sz="4" w:space="0" w:color="000000" w:themeColor="text1"/>
              <w:right w:val="nil"/>
            </w:tcBorders>
          </w:tcPr>
          <w:p w14:paraId="0C39C096" w14:textId="77777777" w:rsidR="00041F8D" w:rsidRPr="00C13447" w:rsidRDefault="00041F8D" w:rsidP="00DE2948">
            <w:pPr>
              <w:pStyle w:val="Paragraphe"/>
              <w:spacing w:line="240" w:lineRule="auto"/>
            </w:pPr>
            <w:r w:rsidRPr="00C13447">
              <w:rPr>
                <w:sz w:val="20"/>
              </w:rPr>
              <w:t>□</w:t>
            </w:r>
          </w:p>
        </w:tc>
        <w:tc>
          <w:tcPr>
            <w:tcW w:w="2976" w:type="dxa"/>
            <w:gridSpan w:val="3"/>
            <w:tcBorders>
              <w:top w:val="single" w:sz="4" w:space="0" w:color="000000" w:themeColor="text1"/>
              <w:left w:val="single" w:sz="4" w:space="0" w:color="auto"/>
              <w:bottom w:val="single" w:sz="4" w:space="0" w:color="000000" w:themeColor="text1"/>
              <w:right w:val="nil"/>
            </w:tcBorders>
          </w:tcPr>
          <w:p w14:paraId="1E9DED4C" w14:textId="77777777" w:rsidR="00041F8D" w:rsidRPr="00C13447" w:rsidRDefault="00041F8D" w:rsidP="00DE2948">
            <w:pPr>
              <w:pStyle w:val="Paragraphe"/>
              <w:spacing w:line="240" w:lineRule="auto"/>
            </w:pPr>
            <w:r w:rsidRPr="00C13447">
              <w:t>Other (Specify):</w:t>
            </w:r>
          </w:p>
        </w:tc>
        <w:tc>
          <w:tcPr>
            <w:tcW w:w="3823" w:type="dxa"/>
            <w:gridSpan w:val="4"/>
            <w:tcBorders>
              <w:top w:val="single" w:sz="4" w:space="0" w:color="000000" w:themeColor="text1"/>
              <w:left w:val="single" w:sz="4" w:space="0" w:color="auto"/>
              <w:bottom w:val="single" w:sz="4" w:space="0" w:color="000000" w:themeColor="text1"/>
              <w:right w:val="nil"/>
            </w:tcBorders>
          </w:tcPr>
          <w:p w14:paraId="2BA535EE" w14:textId="77777777" w:rsidR="00041F8D" w:rsidRPr="00C13447" w:rsidRDefault="00041F8D" w:rsidP="00DE2948">
            <w:pPr>
              <w:pStyle w:val="Paragraphe"/>
              <w:spacing w:line="240" w:lineRule="auto"/>
            </w:pPr>
            <w:r w:rsidRPr="00C13447">
              <w:t>_ _/_ _/_ _ _ _</w:t>
            </w:r>
          </w:p>
        </w:tc>
      </w:tr>
      <w:tr w:rsidR="00041F8D" w:rsidRPr="003500BA" w14:paraId="56FF4DD6" w14:textId="77777777" w:rsidTr="00DE2948">
        <w:trPr>
          <w:gridAfter w:val="1"/>
          <w:wAfter w:w="139" w:type="dxa"/>
          <w:trHeight w:val="211"/>
        </w:trPr>
        <w:tc>
          <w:tcPr>
            <w:tcW w:w="2132" w:type="dxa"/>
            <w:vMerge w:val="restart"/>
            <w:tcBorders>
              <w:top w:val="single" w:sz="4" w:space="0" w:color="000000" w:themeColor="text1"/>
              <w:left w:val="nil"/>
              <w:right w:val="single" w:sz="4" w:space="0" w:color="auto"/>
            </w:tcBorders>
          </w:tcPr>
          <w:p w14:paraId="76E5CF9E" w14:textId="77777777" w:rsidR="00041F8D" w:rsidRPr="00C13447" w:rsidRDefault="00041F8D" w:rsidP="00DE2948">
            <w:pPr>
              <w:pStyle w:val="Paragraphe"/>
              <w:rPr>
                <w:b/>
              </w:rPr>
            </w:pPr>
            <w:r w:rsidRPr="00C13447">
              <w:rPr>
                <w:b/>
              </w:rPr>
              <w:t xml:space="preserve">Audience Type &amp; Dissemination </w:t>
            </w:r>
            <w:r w:rsidRPr="00C13447">
              <w:rPr>
                <w:i/>
                <w:sz w:val="20"/>
              </w:rPr>
              <w:t>Specify</w:t>
            </w:r>
            <w:r w:rsidRPr="00C13447">
              <w:rPr>
                <w:b/>
                <w:i/>
                <w:sz w:val="20"/>
              </w:rPr>
              <w:t xml:space="preserve"> who</w:t>
            </w:r>
            <w:r w:rsidRPr="00C13447">
              <w:rPr>
                <w:i/>
                <w:sz w:val="20"/>
              </w:rPr>
              <w:t xml:space="preserve"> will the assessment inform and </w:t>
            </w:r>
            <w:r w:rsidRPr="00C13447">
              <w:rPr>
                <w:b/>
                <w:i/>
                <w:sz w:val="20"/>
              </w:rPr>
              <w:t xml:space="preserve">how </w:t>
            </w:r>
            <w:r w:rsidRPr="00C13447">
              <w:rPr>
                <w:i/>
                <w:sz w:val="20"/>
              </w:rPr>
              <w:t>you will disseminate to inform the audience</w:t>
            </w:r>
          </w:p>
        </w:tc>
        <w:tc>
          <w:tcPr>
            <w:tcW w:w="3543" w:type="dxa"/>
            <w:gridSpan w:val="4"/>
            <w:tcBorders>
              <w:top w:val="single" w:sz="4" w:space="0" w:color="000000" w:themeColor="text1"/>
              <w:left w:val="single" w:sz="4" w:space="0" w:color="auto"/>
              <w:bottom w:val="single" w:sz="4" w:space="0" w:color="000000" w:themeColor="text1"/>
              <w:right w:val="nil"/>
            </w:tcBorders>
            <w:shd w:val="clear" w:color="auto" w:fill="D2CBB8" w:themeFill="accent3"/>
          </w:tcPr>
          <w:p w14:paraId="695ACBEB" w14:textId="77777777" w:rsidR="00041F8D" w:rsidRPr="00C13447" w:rsidRDefault="00041F8D" w:rsidP="00DE2948">
            <w:pPr>
              <w:pStyle w:val="NoSpacing"/>
              <w:rPr>
                <w:lang w:val="en-GB"/>
              </w:rPr>
            </w:pPr>
            <w:r w:rsidRPr="00C13447">
              <w:rPr>
                <w:rFonts w:ascii="Arial Narrow" w:hAnsi="Arial Narrow"/>
                <w:b/>
                <w:lang w:val="en-GB"/>
              </w:rPr>
              <w:t>Audience type</w:t>
            </w:r>
          </w:p>
        </w:tc>
        <w:tc>
          <w:tcPr>
            <w:tcW w:w="3823" w:type="dxa"/>
            <w:gridSpan w:val="4"/>
            <w:tcBorders>
              <w:top w:val="single" w:sz="4" w:space="0" w:color="000000" w:themeColor="text1"/>
              <w:left w:val="single" w:sz="4" w:space="0" w:color="auto"/>
              <w:bottom w:val="single" w:sz="4" w:space="0" w:color="000000" w:themeColor="text1"/>
              <w:right w:val="nil"/>
            </w:tcBorders>
            <w:shd w:val="clear" w:color="auto" w:fill="D2CBB8" w:themeFill="accent3"/>
          </w:tcPr>
          <w:p w14:paraId="5B4DE962" w14:textId="77777777" w:rsidR="00041F8D" w:rsidRPr="00C13447" w:rsidRDefault="00041F8D" w:rsidP="00DE2948">
            <w:pPr>
              <w:pStyle w:val="NoSpacing"/>
              <w:rPr>
                <w:lang w:val="en-GB"/>
              </w:rPr>
            </w:pPr>
            <w:r w:rsidRPr="00C13447">
              <w:rPr>
                <w:rFonts w:ascii="Arial Narrow" w:hAnsi="Arial Narrow"/>
                <w:b/>
                <w:lang w:val="en-GB"/>
              </w:rPr>
              <w:t>Dissemination</w:t>
            </w:r>
          </w:p>
        </w:tc>
      </w:tr>
      <w:tr w:rsidR="00041F8D" w:rsidRPr="003500BA" w14:paraId="3803F4C1" w14:textId="77777777" w:rsidTr="00DE2948">
        <w:trPr>
          <w:gridAfter w:val="1"/>
          <w:wAfter w:w="139" w:type="dxa"/>
          <w:trHeight w:val="2110"/>
        </w:trPr>
        <w:tc>
          <w:tcPr>
            <w:tcW w:w="2132" w:type="dxa"/>
            <w:vMerge/>
            <w:tcBorders>
              <w:left w:val="nil"/>
              <w:right w:val="single" w:sz="4" w:space="0" w:color="auto"/>
            </w:tcBorders>
          </w:tcPr>
          <w:p w14:paraId="1B59E08A" w14:textId="77777777" w:rsidR="00041F8D" w:rsidRPr="00C13447" w:rsidRDefault="00041F8D" w:rsidP="00DE2948">
            <w:pPr>
              <w:pStyle w:val="Paragraphe"/>
              <w:rPr>
                <w:b/>
              </w:rPr>
            </w:pPr>
          </w:p>
        </w:tc>
        <w:tc>
          <w:tcPr>
            <w:tcW w:w="3543" w:type="dxa"/>
            <w:gridSpan w:val="4"/>
            <w:tcBorders>
              <w:top w:val="single" w:sz="4" w:space="0" w:color="000000" w:themeColor="text1"/>
              <w:left w:val="single" w:sz="4" w:space="0" w:color="auto"/>
              <w:right w:val="nil"/>
            </w:tcBorders>
          </w:tcPr>
          <w:p w14:paraId="6207C0C8" w14:textId="693E3340" w:rsidR="00041F8D" w:rsidRPr="00C13447" w:rsidRDefault="00102172" w:rsidP="00DE2948">
            <w:pPr>
              <w:pStyle w:val="Paragraphe"/>
              <w:spacing w:after="120" w:line="240" w:lineRule="auto"/>
              <w:rPr>
                <w:sz w:val="20"/>
              </w:rPr>
            </w:pPr>
            <w:r>
              <w:rPr>
                <w:sz w:val="20"/>
              </w:rPr>
              <w:t>X</w:t>
            </w:r>
            <w:r w:rsidR="00041F8D" w:rsidRPr="00C13447">
              <w:rPr>
                <w:sz w:val="20"/>
              </w:rPr>
              <w:t xml:space="preserve">  Strategic</w:t>
            </w:r>
          </w:p>
          <w:p w14:paraId="5E7BB0C4" w14:textId="6465BA67" w:rsidR="00041F8D" w:rsidRPr="00C13447" w:rsidRDefault="00102172" w:rsidP="00DE2948">
            <w:pPr>
              <w:pStyle w:val="Paragraphe"/>
              <w:spacing w:after="120" w:line="240" w:lineRule="auto"/>
              <w:rPr>
                <w:sz w:val="20"/>
              </w:rPr>
            </w:pPr>
            <w:r>
              <w:rPr>
                <w:sz w:val="20"/>
              </w:rPr>
              <w:t>X</w:t>
            </w:r>
            <w:r w:rsidR="00041F8D" w:rsidRPr="00C13447">
              <w:rPr>
                <w:sz w:val="20"/>
              </w:rPr>
              <w:t xml:space="preserve">  Programmatic</w:t>
            </w:r>
          </w:p>
          <w:p w14:paraId="4A392F90" w14:textId="77777777" w:rsidR="00041F8D" w:rsidRPr="00C13447" w:rsidRDefault="00041F8D" w:rsidP="00DE2948">
            <w:pPr>
              <w:pStyle w:val="Paragraphe"/>
              <w:spacing w:after="120" w:line="240" w:lineRule="auto"/>
              <w:rPr>
                <w:sz w:val="20"/>
              </w:rPr>
            </w:pPr>
            <w:r w:rsidRPr="00C13447">
              <w:rPr>
                <w:sz w:val="20"/>
              </w:rPr>
              <w:t>□ Operational</w:t>
            </w:r>
          </w:p>
          <w:p w14:paraId="0EE2716B" w14:textId="77777777" w:rsidR="00041F8D" w:rsidRPr="00C13447" w:rsidRDefault="00041F8D" w:rsidP="00DE2948">
            <w:pPr>
              <w:pStyle w:val="Paragraphe"/>
              <w:spacing w:after="120" w:line="240" w:lineRule="auto"/>
              <w:rPr>
                <w:sz w:val="20"/>
              </w:rPr>
            </w:pPr>
            <w:r w:rsidRPr="00C13447">
              <w:rPr>
                <w:sz w:val="20"/>
              </w:rPr>
              <w:t xml:space="preserve">□  </w:t>
            </w:r>
            <w:r w:rsidRPr="00203E0E">
              <w:rPr>
                <w:color w:val="58585A" w:themeColor="background2"/>
                <w:sz w:val="20"/>
              </w:rPr>
              <w:t>[Other, Specify]</w:t>
            </w:r>
          </w:p>
          <w:p w14:paraId="2025E200" w14:textId="77777777" w:rsidR="00041F8D" w:rsidRPr="00C13447" w:rsidRDefault="00041F8D" w:rsidP="00DE2948">
            <w:pPr>
              <w:pStyle w:val="Paragraphe"/>
              <w:spacing w:after="120" w:line="240" w:lineRule="auto"/>
              <w:rPr>
                <w:sz w:val="20"/>
              </w:rPr>
            </w:pPr>
          </w:p>
        </w:tc>
        <w:tc>
          <w:tcPr>
            <w:tcW w:w="3823" w:type="dxa"/>
            <w:gridSpan w:val="4"/>
            <w:tcBorders>
              <w:top w:val="single" w:sz="4" w:space="0" w:color="000000" w:themeColor="text1"/>
              <w:left w:val="single" w:sz="4" w:space="0" w:color="auto"/>
              <w:right w:val="nil"/>
            </w:tcBorders>
          </w:tcPr>
          <w:p w14:paraId="685BE274" w14:textId="77777777" w:rsidR="00041F8D" w:rsidRPr="00C13447" w:rsidRDefault="00041F8D" w:rsidP="00DE2948">
            <w:pPr>
              <w:pStyle w:val="Paragraphe"/>
              <w:spacing w:after="120" w:line="240" w:lineRule="auto"/>
              <w:rPr>
                <w:sz w:val="20"/>
              </w:rPr>
            </w:pPr>
            <w:r w:rsidRPr="00C13447">
              <w:rPr>
                <w:b/>
                <w:sz w:val="20"/>
              </w:rPr>
              <w:t>□</w:t>
            </w:r>
            <w:r w:rsidRPr="00C13447">
              <w:rPr>
                <w:sz w:val="20"/>
              </w:rPr>
              <w:t xml:space="preserve"> General Product Mailing (e.g. mail to NGO consortium; HCT participants; Donors)</w:t>
            </w:r>
          </w:p>
          <w:p w14:paraId="280B6EC8" w14:textId="77777777" w:rsidR="00041F8D" w:rsidRPr="00C13447" w:rsidRDefault="00041F8D" w:rsidP="00DE2948">
            <w:pPr>
              <w:pStyle w:val="Paragraphe"/>
              <w:spacing w:after="120" w:line="240" w:lineRule="auto"/>
              <w:rPr>
                <w:sz w:val="20"/>
              </w:rPr>
            </w:pPr>
            <w:r w:rsidRPr="00C13447">
              <w:rPr>
                <w:sz w:val="20"/>
              </w:rPr>
              <w:t>□ Cluster Mailing (Education, Shelter and WASH) and presentation of findings at next cluster meeting</w:t>
            </w:r>
            <w:r w:rsidRPr="00C13447" w:rsidDel="001F50B3">
              <w:rPr>
                <w:sz w:val="20"/>
              </w:rPr>
              <w:t xml:space="preserve"> </w:t>
            </w:r>
          </w:p>
          <w:p w14:paraId="59A5C50C" w14:textId="72D54A9D" w:rsidR="00041F8D" w:rsidRPr="00C13447" w:rsidRDefault="00943951" w:rsidP="00DE2948">
            <w:pPr>
              <w:pStyle w:val="Paragraphe"/>
              <w:spacing w:after="120" w:line="240" w:lineRule="auto"/>
              <w:rPr>
                <w:sz w:val="20"/>
              </w:rPr>
            </w:pPr>
            <w:r w:rsidRPr="00C13447">
              <w:rPr>
                <w:sz w:val="20"/>
              </w:rPr>
              <w:t xml:space="preserve">□ </w:t>
            </w:r>
            <w:r w:rsidR="00041F8D" w:rsidRPr="00C13447">
              <w:rPr>
                <w:sz w:val="20"/>
              </w:rPr>
              <w:t>Presentation of findings (e.g. at HCT meeting; Cluster meeting)</w:t>
            </w:r>
            <w:r w:rsidR="00041F8D" w:rsidRPr="00C13447" w:rsidDel="001F50B3">
              <w:rPr>
                <w:sz w:val="20"/>
              </w:rPr>
              <w:t xml:space="preserve"> </w:t>
            </w:r>
          </w:p>
          <w:p w14:paraId="478547C2" w14:textId="316FCD15" w:rsidR="00041F8D" w:rsidRDefault="00261993" w:rsidP="00DE2948">
            <w:pPr>
              <w:pStyle w:val="Paragraphe"/>
              <w:spacing w:after="120" w:line="240" w:lineRule="auto"/>
              <w:rPr>
                <w:sz w:val="20"/>
              </w:rPr>
            </w:pPr>
            <w:r>
              <w:rPr>
                <w:sz w:val="20"/>
              </w:rPr>
              <w:lastRenderedPageBreak/>
              <w:t>X</w:t>
            </w:r>
            <w:r w:rsidR="00041F8D" w:rsidRPr="00C13447">
              <w:rPr>
                <w:sz w:val="20"/>
              </w:rPr>
              <w:t xml:space="preserve"> Website Dissemination (Relief Web &amp; REACH Resource Centre)</w:t>
            </w:r>
          </w:p>
          <w:p w14:paraId="5F1EB49E" w14:textId="77777777" w:rsidR="00041F8D" w:rsidRPr="00C13447" w:rsidRDefault="00041F8D" w:rsidP="00DE2948">
            <w:pPr>
              <w:pStyle w:val="Paragraphe"/>
              <w:spacing w:after="120" w:line="240" w:lineRule="auto"/>
              <w:rPr>
                <w:i/>
                <w:sz w:val="20"/>
              </w:rPr>
            </w:pPr>
            <w:r w:rsidRPr="00C13447">
              <w:rPr>
                <w:sz w:val="20"/>
              </w:rPr>
              <w:t xml:space="preserve">□ </w:t>
            </w:r>
            <w:r w:rsidRPr="006B4370">
              <w:rPr>
                <w:color w:val="58585A" w:themeColor="background2"/>
                <w:sz w:val="20"/>
              </w:rPr>
              <w:t>[Other, Specify]</w:t>
            </w:r>
          </w:p>
        </w:tc>
      </w:tr>
      <w:tr w:rsidR="00041F8D" w:rsidRPr="003500BA" w14:paraId="3552E4E5" w14:textId="77777777" w:rsidTr="00DE2948">
        <w:trPr>
          <w:gridAfter w:val="1"/>
          <w:wAfter w:w="139" w:type="dxa"/>
        </w:trPr>
        <w:tc>
          <w:tcPr>
            <w:tcW w:w="2132" w:type="dxa"/>
            <w:tcBorders>
              <w:top w:val="single" w:sz="4" w:space="0" w:color="auto"/>
              <w:left w:val="nil"/>
              <w:bottom w:val="nil"/>
              <w:right w:val="single" w:sz="4" w:space="0" w:color="auto"/>
            </w:tcBorders>
          </w:tcPr>
          <w:p w14:paraId="0AD16469" w14:textId="77777777" w:rsidR="00041F8D" w:rsidRPr="00C13447" w:rsidRDefault="00041F8D" w:rsidP="00DE2948">
            <w:pPr>
              <w:pStyle w:val="Paragraphe"/>
              <w:rPr>
                <w:b/>
              </w:rPr>
            </w:pPr>
            <w:r w:rsidRPr="00C13447">
              <w:rPr>
                <w:b/>
              </w:rPr>
              <w:lastRenderedPageBreak/>
              <w:t>Detailed dissemination plan required</w:t>
            </w:r>
          </w:p>
        </w:tc>
        <w:tc>
          <w:tcPr>
            <w:tcW w:w="567" w:type="dxa"/>
            <w:tcBorders>
              <w:top w:val="single" w:sz="4" w:space="0" w:color="auto"/>
              <w:left w:val="single" w:sz="4" w:space="0" w:color="auto"/>
              <w:bottom w:val="single" w:sz="4" w:space="0" w:color="auto"/>
              <w:right w:val="nil"/>
            </w:tcBorders>
          </w:tcPr>
          <w:p w14:paraId="1E05D0E3" w14:textId="77777777" w:rsidR="00041F8D" w:rsidRPr="00C13447" w:rsidRDefault="00041F8D" w:rsidP="00DE2948">
            <w:pPr>
              <w:pStyle w:val="Paragraphe"/>
            </w:pPr>
            <w:r w:rsidRPr="00C13447">
              <w:rPr>
                <w:sz w:val="20"/>
              </w:rPr>
              <w:t>□</w:t>
            </w:r>
          </w:p>
        </w:tc>
        <w:tc>
          <w:tcPr>
            <w:tcW w:w="2976" w:type="dxa"/>
            <w:gridSpan w:val="3"/>
            <w:tcBorders>
              <w:top w:val="single" w:sz="4" w:space="0" w:color="auto"/>
              <w:left w:val="single" w:sz="4" w:space="0" w:color="auto"/>
              <w:bottom w:val="single" w:sz="4" w:space="0" w:color="auto"/>
              <w:right w:val="nil"/>
            </w:tcBorders>
          </w:tcPr>
          <w:p w14:paraId="602B458B" w14:textId="77777777" w:rsidR="00041F8D" w:rsidRPr="00C13447" w:rsidDel="001D56E0" w:rsidRDefault="00041F8D" w:rsidP="00DE2948">
            <w:pPr>
              <w:pStyle w:val="Paragraphe"/>
            </w:pPr>
            <w:r w:rsidRPr="00C13447">
              <w:t>Yes</w:t>
            </w:r>
          </w:p>
        </w:tc>
        <w:tc>
          <w:tcPr>
            <w:tcW w:w="284" w:type="dxa"/>
            <w:tcBorders>
              <w:top w:val="single" w:sz="4" w:space="0" w:color="auto"/>
              <w:left w:val="single" w:sz="4" w:space="0" w:color="auto"/>
              <w:bottom w:val="single" w:sz="4" w:space="0" w:color="auto"/>
              <w:right w:val="nil"/>
            </w:tcBorders>
          </w:tcPr>
          <w:p w14:paraId="7717BE5C" w14:textId="5BBA80C4" w:rsidR="00041F8D" w:rsidRPr="00C13447" w:rsidRDefault="00102172" w:rsidP="00DE2948">
            <w:pPr>
              <w:pStyle w:val="Paragraphe"/>
            </w:pPr>
            <w:r>
              <w:t>X</w:t>
            </w:r>
          </w:p>
        </w:tc>
        <w:tc>
          <w:tcPr>
            <w:tcW w:w="3539" w:type="dxa"/>
            <w:gridSpan w:val="3"/>
            <w:tcBorders>
              <w:top w:val="single" w:sz="4" w:space="0" w:color="auto"/>
              <w:left w:val="single" w:sz="4" w:space="0" w:color="auto"/>
              <w:bottom w:val="single" w:sz="4" w:space="0" w:color="auto"/>
              <w:right w:val="nil"/>
            </w:tcBorders>
          </w:tcPr>
          <w:p w14:paraId="64EEB998" w14:textId="77777777" w:rsidR="00041F8D" w:rsidRPr="00C13447" w:rsidRDefault="00041F8D" w:rsidP="00DE2948">
            <w:pPr>
              <w:pStyle w:val="Paragraphe"/>
            </w:pPr>
            <w:r w:rsidRPr="00C13447">
              <w:t>No</w:t>
            </w:r>
          </w:p>
        </w:tc>
      </w:tr>
      <w:tr w:rsidR="00041F8D" w:rsidRPr="003500BA" w14:paraId="476A2A0A"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4823F584" w14:textId="77777777" w:rsidR="00041F8D" w:rsidRPr="00C13447" w:rsidRDefault="00041F8D" w:rsidP="00DE2948">
            <w:pPr>
              <w:pStyle w:val="Paragraphe"/>
              <w:rPr>
                <w:b/>
              </w:rPr>
            </w:pPr>
            <w:r w:rsidRPr="00C13447">
              <w:rPr>
                <w:b/>
              </w:rPr>
              <w:t>General Objective</w:t>
            </w:r>
          </w:p>
        </w:tc>
        <w:tc>
          <w:tcPr>
            <w:tcW w:w="7366" w:type="dxa"/>
            <w:gridSpan w:val="8"/>
            <w:tcBorders>
              <w:top w:val="single" w:sz="4" w:space="0" w:color="auto"/>
              <w:left w:val="single" w:sz="4" w:space="0" w:color="auto"/>
              <w:bottom w:val="single" w:sz="4" w:space="0" w:color="auto"/>
              <w:right w:val="nil"/>
            </w:tcBorders>
          </w:tcPr>
          <w:p w14:paraId="268E9801" w14:textId="65C3EA71" w:rsidR="00041F8D" w:rsidRPr="00B762A0" w:rsidRDefault="00433908" w:rsidP="00433908">
            <w:pPr>
              <w:pStyle w:val="Paragraphe"/>
              <w:jc w:val="both"/>
              <w:rPr>
                <w:sz w:val="21"/>
                <w:szCs w:val="21"/>
              </w:rPr>
            </w:pPr>
            <w:r w:rsidRPr="002D7DBF">
              <w:rPr>
                <w:iCs/>
                <w:color w:val="auto"/>
              </w:rPr>
              <w:t xml:space="preserve">To support UNICEF and the Cox’s Bazar Education Sector </w:t>
            </w:r>
            <w:r>
              <w:rPr>
                <w:iCs/>
                <w:color w:val="auto"/>
              </w:rPr>
              <w:t>to</w:t>
            </w:r>
            <w:r w:rsidRPr="002D7DBF">
              <w:rPr>
                <w:iCs/>
                <w:color w:val="auto"/>
              </w:rPr>
              <w:t xml:space="preserve"> understand the effectiveness and </w:t>
            </w:r>
            <w:r>
              <w:rPr>
                <w:iCs/>
                <w:color w:val="auto"/>
              </w:rPr>
              <w:t>challenges of the education response within host communities</w:t>
            </w:r>
            <w:r w:rsidR="00647D0B">
              <w:rPr>
                <w:iCs/>
                <w:color w:val="auto"/>
              </w:rPr>
              <w:t xml:space="preserve"> (HC)</w:t>
            </w:r>
            <w:r>
              <w:rPr>
                <w:iCs/>
                <w:color w:val="auto"/>
              </w:rPr>
              <w:t xml:space="preserve"> and in </w:t>
            </w:r>
            <w:r>
              <w:t xml:space="preserve">camps, and to guide their future response by ensuring </w:t>
            </w:r>
            <w:r>
              <w:rPr>
                <w:iCs/>
                <w:color w:val="auto"/>
              </w:rPr>
              <w:t xml:space="preserve">equitable and quality education opportunities for all </w:t>
            </w:r>
            <w:del w:id="26" w:author="Juliette Cohen" w:date="2020-10-12T18:34:00Z">
              <w:r w:rsidDel="00913B0C">
                <w:rPr>
                  <w:iCs/>
                  <w:color w:val="auto"/>
                </w:rPr>
                <w:delText>children</w:delText>
              </w:r>
            </w:del>
            <w:ins w:id="27" w:author="Juliette Cohen" w:date="2020-10-12T18:34:00Z">
              <w:r w:rsidR="00913B0C">
                <w:rPr>
                  <w:iCs/>
                  <w:color w:val="auto"/>
                </w:rPr>
                <w:t>children/youths</w:t>
              </w:r>
            </w:ins>
            <w:r>
              <w:rPr>
                <w:iCs/>
                <w:color w:val="auto"/>
              </w:rPr>
              <w:t xml:space="preserve"> </w:t>
            </w:r>
            <w:r w:rsidRPr="000F34CA">
              <w:rPr>
                <w:iCs/>
                <w:color w:val="auto"/>
              </w:rPr>
              <w:t xml:space="preserve">aged </w:t>
            </w:r>
            <w:r w:rsidRPr="008710A9">
              <w:rPr>
                <w:iCs/>
                <w:color w:val="auto"/>
              </w:rPr>
              <w:t>3-</w:t>
            </w:r>
            <w:del w:id="28" w:author="Juliette Cohen [2]" w:date="2020-09-25T16:23:00Z">
              <w:r w:rsidRPr="008710A9" w:rsidDel="0044460A">
                <w:rPr>
                  <w:iCs/>
                  <w:color w:val="auto"/>
                </w:rPr>
                <w:delText>14</w:delText>
              </w:r>
            </w:del>
            <w:ins w:id="29" w:author="Juliette Cohen [2]" w:date="2020-09-25T16:23:00Z">
              <w:r w:rsidR="0044460A">
                <w:rPr>
                  <w:iCs/>
                  <w:color w:val="auto"/>
                </w:rPr>
                <w:t>2424</w:t>
              </w:r>
            </w:ins>
            <w:r w:rsidRPr="008710A9">
              <w:rPr>
                <w:iCs/>
                <w:color w:val="auto"/>
              </w:rPr>
              <w:t>.</w:t>
            </w:r>
          </w:p>
        </w:tc>
      </w:tr>
      <w:tr w:rsidR="00041F8D" w:rsidRPr="00730EAD" w14:paraId="0AADBE4C"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4EDBAD01" w14:textId="77777777" w:rsidR="00041F8D" w:rsidRPr="00C13447" w:rsidRDefault="00041F8D" w:rsidP="00A1347A">
            <w:pPr>
              <w:pStyle w:val="Paragraphe"/>
              <w:jc w:val="both"/>
              <w:rPr>
                <w:b/>
              </w:rPr>
            </w:pPr>
            <w:r w:rsidRPr="00C13447">
              <w:rPr>
                <w:b/>
              </w:rPr>
              <w:t>Specific Objective(s)</w:t>
            </w:r>
          </w:p>
        </w:tc>
        <w:tc>
          <w:tcPr>
            <w:tcW w:w="7366" w:type="dxa"/>
            <w:gridSpan w:val="8"/>
            <w:tcBorders>
              <w:top w:val="single" w:sz="4" w:space="0" w:color="auto"/>
              <w:left w:val="single" w:sz="4" w:space="0" w:color="auto"/>
              <w:bottom w:val="single" w:sz="4" w:space="0" w:color="auto"/>
              <w:right w:val="nil"/>
            </w:tcBorders>
          </w:tcPr>
          <w:p w14:paraId="4CACB4E0" w14:textId="77777777" w:rsidR="00796581" w:rsidRDefault="00796581" w:rsidP="00F96AA7">
            <w:pPr>
              <w:pStyle w:val="Paragraphe"/>
              <w:ind w:left="360"/>
              <w:rPr>
                <w:iCs/>
                <w:color w:val="auto"/>
              </w:rPr>
            </w:pPr>
          </w:p>
          <w:p w14:paraId="012214F6" w14:textId="271ADD68" w:rsidR="00F96AA7" w:rsidRPr="00730EAD" w:rsidRDefault="00F96AA7" w:rsidP="00F96AA7">
            <w:pPr>
              <w:pStyle w:val="Paragraphe"/>
              <w:ind w:left="360"/>
              <w:rPr>
                <w:iCs/>
                <w:color w:val="auto"/>
              </w:rPr>
            </w:pPr>
            <w:r w:rsidRPr="00730EAD">
              <w:rPr>
                <w:iCs/>
                <w:color w:val="auto"/>
              </w:rPr>
              <w:t xml:space="preserve"> 1.</w:t>
            </w:r>
            <w:r w:rsidRPr="00730EAD">
              <w:rPr>
                <w:iCs/>
                <w:color w:val="auto"/>
              </w:rPr>
              <w:tab/>
              <w:t xml:space="preserve">Assess the effectiveness of the Education in Emergencies (EiE) response and the impact on learning outcomes, including the </w:t>
            </w:r>
            <w:r w:rsidRPr="00730EAD">
              <w:t>Learning Competency Framework and Approach (</w:t>
            </w:r>
            <w:r w:rsidRPr="00730EAD">
              <w:rPr>
                <w:iCs/>
                <w:color w:val="auto"/>
              </w:rPr>
              <w:t>LCFA) developed in camps.</w:t>
            </w:r>
          </w:p>
          <w:p w14:paraId="138AC423" w14:textId="2805CCD7" w:rsidR="00F96AA7" w:rsidRPr="00730EAD" w:rsidRDefault="00F96AA7" w:rsidP="00F96AA7">
            <w:pPr>
              <w:pStyle w:val="Paragraphe"/>
              <w:ind w:left="360"/>
              <w:rPr>
                <w:iCs/>
                <w:color w:val="auto"/>
              </w:rPr>
            </w:pPr>
            <w:r w:rsidRPr="00730EAD">
              <w:rPr>
                <w:iCs/>
                <w:color w:val="auto"/>
              </w:rPr>
              <w:t>2.</w:t>
            </w:r>
            <w:r w:rsidRPr="00730EAD">
              <w:rPr>
                <w:iCs/>
                <w:color w:val="auto"/>
              </w:rPr>
              <w:tab/>
              <w:t xml:space="preserve"> Assess the challenges, bottlenecks, and constraints on learning for Rohingya-refugee and </w:t>
            </w:r>
            <w:r w:rsidR="00647D0B">
              <w:rPr>
                <w:iCs/>
                <w:color w:val="auto"/>
              </w:rPr>
              <w:t>HC</w:t>
            </w:r>
            <w:r w:rsidRPr="00730EAD">
              <w:rPr>
                <w:iCs/>
                <w:color w:val="auto"/>
              </w:rPr>
              <w:t xml:space="preserve"> </w:t>
            </w:r>
            <w:del w:id="30" w:author="Juliette Cohen" w:date="2020-10-12T18:34:00Z">
              <w:r w:rsidRPr="00730EAD" w:rsidDel="00913B0C">
                <w:rPr>
                  <w:iCs/>
                  <w:color w:val="auto"/>
                </w:rPr>
                <w:delText>children</w:delText>
              </w:r>
            </w:del>
            <w:ins w:id="31" w:author="Juliette Cohen" w:date="2020-10-12T18:34:00Z">
              <w:r w:rsidR="00913B0C">
                <w:rPr>
                  <w:iCs/>
                  <w:color w:val="auto"/>
                </w:rPr>
                <w:t>children/youths</w:t>
              </w:r>
            </w:ins>
            <w:r w:rsidRPr="00730EAD">
              <w:rPr>
                <w:iCs/>
                <w:color w:val="auto"/>
              </w:rPr>
              <w:t xml:space="preserve"> aged 3-</w:t>
            </w:r>
            <w:del w:id="32" w:author="Juliette Cohen [2]" w:date="2020-09-25T16:23:00Z">
              <w:r w:rsidRPr="00730EAD" w:rsidDel="0044460A">
                <w:rPr>
                  <w:iCs/>
                  <w:color w:val="auto"/>
                </w:rPr>
                <w:delText>14</w:delText>
              </w:r>
            </w:del>
            <w:ins w:id="33" w:author="Juliette Cohen [2]" w:date="2020-09-25T16:23:00Z">
              <w:r w:rsidR="0044460A">
                <w:rPr>
                  <w:iCs/>
                  <w:color w:val="auto"/>
                </w:rPr>
                <w:t>24</w:t>
              </w:r>
            </w:ins>
            <w:r w:rsidRPr="00730EAD">
              <w:rPr>
                <w:iCs/>
                <w:color w:val="auto"/>
              </w:rPr>
              <w:t>.</w:t>
            </w:r>
          </w:p>
          <w:p w14:paraId="03ECE91F" w14:textId="01901B24" w:rsidR="000F34CA" w:rsidRDefault="00F96AA7" w:rsidP="00F96AA7">
            <w:pPr>
              <w:pStyle w:val="Paragraphe"/>
              <w:ind w:left="360"/>
              <w:rPr>
                <w:iCs/>
                <w:color w:val="auto"/>
              </w:rPr>
            </w:pPr>
            <w:r w:rsidRPr="00730EAD">
              <w:rPr>
                <w:iCs/>
                <w:color w:val="auto"/>
              </w:rPr>
              <w:t xml:space="preserve">3. Jointly with Education partners, identify areas for improvement, good practices, lessons learned of the EiE response for all </w:t>
            </w:r>
            <w:del w:id="34" w:author="Juliette Cohen" w:date="2020-10-12T18:34:00Z">
              <w:r w:rsidRPr="00730EAD" w:rsidDel="00913B0C">
                <w:rPr>
                  <w:iCs/>
                  <w:color w:val="auto"/>
                </w:rPr>
                <w:delText>children</w:delText>
              </w:r>
            </w:del>
            <w:ins w:id="35" w:author="Juliette Cohen" w:date="2020-10-12T18:34:00Z">
              <w:r w:rsidR="00913B0C">
                <w:rPr>
                  <w:iCs/>
                  <w:color w:val="auto"/>
                </w:rPr>
                <w:t>children/youths</w:t>
              </w:r>
            </w:ins>
            <w:r w:rsidRPr="00730EAD">
              <w:rPr>
                <w:iCs/>
                <w:color w:val="auto"/>
              </w:rPr>
              <w:t xml:space="preserve"> aged 3-</w:t>
            </w:r>
            <w:del w:id="36" w:author="Juliette Cohen [2]" w:date="2020-09-25T16:23:00Z">
              <w:r w:rsidRPr="00730EAD" w:rsidDel="0044460A">
                <w:rPr>
                  <w:iCs/>
                  <w:color w:val="auto"/>
                </w:rPr>
                <w:delText>14</w:delText>
              </w:r>
            </w:del>
            <w:ins w:id="37" w:author="Juliette Cohen [2]" w:date="2020-09-25T16:23:00Z">
              <w:r w:rsidR="0044460A">
                <w:rPr>
                  <w:iCs/>
                  <w:color w:val="auto"/>
                </w:rPr>
                <w:t>24</w:t>
              </w:r>
            </w:ins>
            <w:r w:rsidRPr="00730EAD">
              <w:rPr>
                <w:iCs/>
                <w:color w:val="auto"/>
              </w:rPr>
              <w:t>.</w:t>
            </w:r>
          </w:p>
          <w:p w14:paraId="5D9F362E" w14:textId="106DEF0D" w:rsidR="002C171D" w:rsidRDefault="002C171D" w:rsidP="00F96AA7">
            <w:pPr>
              <w:pStyle w:val="Paragraphe"/>
              <w:ind w:left="360"/>
            </w:pPr>
            <w:r>
              <w:t xml:space="preserve">4. Assess to what extent has COVID-19 affected the learning of Rohingya and </w:t>
            </w:r>
            <w:r w:rsidR="00647D0B">
              <w:t>HC</w:t>
            </w:r>
            <w:r>
              <w:t xml:space="preserve"> </w:t>
            </w:r>
            <w:del w:id="38" w:author="Juliette Cohen" w:date="2020-10-12T18:34:00Z">
              <w:r w:rsidDel="00913B0C">
                <w:delText>children</w:delText>
              </w:r>
            </w:del>
            <w:ins w:id="39" w:author="Juliette Cohen" w:date="2020-10-12T18:34:00Z">
              <w:r w:rsidR="00913B0C">
                <w:t>children/youths</w:t>
              </w:r>
            </w:ins>
            <w:r>
              <w:t xml:space="preserve"> aged 3-</w:t>
            </w:r>
            <w:del w:id="40" w:author="Juliette Cohen [2]" w:date="2020-09-25T16:23:00Z">
              <w:r w:rsidDel="0044460A">
                <w:delText>14</w:delText>
              </w:r>
            </w:del>
            <w:ins w:id="41" w:author="Juliette Cohen [2]" w:date="2020-09-25T16:23:00Z">
              <w:r w:rsidR="0044460A">
                <w:t>24</w:t>
              </w:r>
            </w:ins>
          </w:p>
          <w:p w14:paraId="5C88E45D" w14:textId="18A3C3E7" w:rsidR="00796581" w:rsidRPr="00730EAD" w:rsidRDefault="00796581" w:rsidP="00F96AA7">
            <w:pPr>
              <w:pStyle w:val="Paragraphe"/>
              <w:ind w:left="360"/>
              <w:rPr>
                <w:iCs/>
                <w:color w:val="auto"/>
              </w:rPr>
            </w:pPr>
          </w:p>
        </w:tc>
      </w:tr>
      <w:tr w:rsidR="00041F8D" w:rsidRPr="003500BA" w14:paraId="378EE822"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466A1C69" w14:textId="77777777" w:rsidR="00041F8D" w:rsidRPr="00C13447" w:rsidRDefault="00041F8D" w:rsidP="00DE2948">
            <w:pPr>
              <w:pStyle w:val="Paragraphe"/>
              <w:rPr>
                <w:b/>
              </w:rPr>
            </w:pPr>
            <w:r w:rsidRPr="00C13447">
              <w:rPr>
                <w:b/>
              </w:rPr>
              <w:t>Research Questions</w:t>
            </w:r>
          </w:p>
        </w:tc>
        <w:tc>
          <w:tcPr>
            <w:tcW w:w="7366" w:type="dxa"/>
            <w:gridSpan w:val="8"/>
            <w:tcBorders>
              <w:top w:val="single" w:sz="4" w:space="0" w:color="auto"/>
              <w:left w:val="single" w:sz="4" w:space="0" w:color="auto"/>
              <w:bottom w:val="single" w:sz="4" w:space="0" w:color="auto"/>
              <w:right w:val="nil"/>
            </w:tcBorders>
          </w:tcPr>
          <w:p w14:paraId="5392D276" w14:textId="77777777" w:rsidR="00B762A0" w:rsidRPr="002D7DBF" w:rsidRDefault="00B762A0" w:rsidP="002D7DBF">
            <w:pPr>
              <w:autoSpaceDE w:val="0"/>
              <w:autoSpaceDN w:val="0"/>
              <w:adjustRightInd w:val="0"/>
              <w:spacing w:after="0" w:line="240" w:lineRule="auto"/>
              <w:rPr>
                <w:rFonts w:cs="Arial"/>
              </w:rPr>
            </w:pPr>
          </w:p>
          <w:p w14:paraId="46D29DD7" w14:textId="11BD5578" w:rsidR="00403C26" w:rsidRPr="00403C26" w:rsidRDefault="00A337EC" w:rsidP="00403C26">
            <w:pPr>
              <w:pStyle w:val="ListParagraph"/>
              <w:numPr>
                <w:ilvl w:val="0"/>
                <w:numId w:val="22"/>
              </w:numPr>
              <w:autoSpaceDE w:val="0"/>
              <w:autoSpaceDN w:val="0"/>
              <w:adjustRightInd w:val="0"/>
              <w:spacing w:after="56" w:line="240" w:lineRule="auto"/>
              <w:rPr>
                <w:rFonts w:cs="Arial"/>
              </w:rPr>
            </w:pPr>
            <w:r w:rsidRPr="00403C26">
              <w:rPr>
                <w:rFonts w:cs="Arial"/>
              </w:rPr>
              <w:t xml:space="preserve">RQ1.1: </w:t>
            </w:r>
            <w:r w:rsidR="00C017D6" w:rsidRPr="00403C26">
              <w:rPr>
                <w:rFonts w:cs="Arial"/>
              </w:rPr>
              <w:t xml:space="preserve">How effective </w:t>
            </w:r>
            <w:r w:rsidR="006C1BA2" w:rsidRPr="00403C26">
              <w:rPr>
                <w:rFonts w:cs="Arial"/>
              </w:rPr>
              <w:t xml:space="preserve">was </w:t>
            </w:r>
            <w:r w:rsidR="00C017D6" w:rsidRPr="00403C26">
              <w:rPr>
                <w:rFonts w:cs="Arial"/>
              </w:rPr>
              <w:t>the</w:t>
            </w:r>
            <w:r w:rsidR="002C171D" w:rsidRPr="00403C26">
              <w:rPr>
                <w:rFonts w:cs="Arial"/>
              </w:rPr>
              <w:t xml:space="preserve"> </w:t>
            </w:r>
            <w:r w:rsidR="006C1BA2" w:rsidRPr="00BE4530">
              <w:rPr>
                <w:rFonts w:cs="Arial"/>
              </w:rPr>
              <w:t>Education Sector</w:t>
            </w:r>
            <w:r w:rsidR="00403C26" w:rsidRPr="008448B8">
              <w:rPr>
                <w:rFonts w:cs="Arial"/>
              </w:rPr>
              <w:t>’</w:t>
            </w:r>
            <w:r w:rsidR="00403C26" w:rsidRPr="0084253B">
              <w:rPr>
                <w:rFonts w:cs="Arial"/>
              </w:rPr>
              <w:t>s</w:t>
            </w:r>
            <w:r w:rsidR="006C1BA2" w:rsidRPr="0084253B">
              <w:rPr>
                <w:rFonts w:cs="Arial"/>
              </w:rPr>
              <w:t xml:space="preserve"> response </w:t>
            </w:r>
            <w:r w:rsidR="00C017D6" w:rsidRPr="0084253B">
              <w:rPr>
                <w:rFonts w:cs="Arial"/>
              </w:rPr>
              <w:t>in the past year</w:t>
            </w:r>
            <w:r w:rsidR="002C171D" w:rsidRPr="0084253B">
              <w:rPr>
                <w:rFonts w:cs="Arial"/>
              </w:rPr>
              <w:t xml:space="preserve"> in camps and in </w:t>
            </w:r>
            <w:r w:rsidR="00647D0B" w:rsidRPr="0084253B">
              <w:rPr>
                <w:rFonts w:cs="Arial"/>
              </w:rPr>
              <w:t>HC</w:t>
            </w:r>
            <w:r w:rsidR="00C017D6" w:rsidRPr="0084253B">
              <w:rPr>
                <w:rFonts w:cs="Arial"/>
              </w:rPr>
              <w:t>?</w:t>
            </w:r>
          </w:p>
          <w:p w14:paraId="405A5B06" w14:textId="64787753" w:rsidR="00403C26" w:rsidRPr="00403C26" w:rsidRDefault="006C1BA2" w:rsidP="00403C26">
            <w:pPr>
              <w:pStyle w:val="ListParagraph"/>
              <w:numPr>
                <w:ilvl w:val="0"/>
                <w:numId w:val="34"/>
              </w:numPr>
              <w:autoSpaceDE w:val="0"/>
              <w:autoSpaceDN w:val="0"/>
              <w:adjustRightInd w:val="0"/>
              <w:spacing w:after="56" w:line="240" w:lineRule="auto"/>
              <w:rPr>
                <w:rFonts w:cs="Arial"/>
              </w:rPr>
            </w:pPr>
            <w:r w:rsidRPr="00403C26">
              <w:rPr>
                <w:rFonts w:cs="Arial"/>
              </w:rPr>
              <w:t xml:space="preserve">To what extent has the provision of learning spaces and infrastructure </w:t>
            </w:r>
            <w:r w:rsidR="00403C26" w:rsidRPr="00403C26">
              <w:rPr>
                <w:rFonts w:cs="Arial"/>
              </w:rPr>
              <w:t xml:space="preserve">contributed to improved access to education services for </w:t>
            </w:r>
            <w:del w:id="42" w:author="Juliette Cohen" w:date="2020-10-12T18:34:00Z">
              <w:r w:rsidR="00403C26" w:rsidRPr="00403C26" w:rsidDel="00913B0C">
                <w:rPr>
                  <w:rFonts w:cs="Arial"/>
                </w:rPr>
                <w:delText>children</w:delText>
              </w:r>
            </w:del>
            <w:ins w:id="43" w:author="Juliette Cohen" w:date="2020-10-12T18:34:00Z">
              <w:r w:rsidR="00913B0C">
                <w:rPr>
                  <w:rFonts w:cs="Arial"/>
                </w:rPr>
                <w:t>children/youths</w:t>
              </w:r>
            </w:ins>
            <w:r w:rsidR="00403C26" w:rsidRPr="00403C26">
              <w:rPr>
                <w:rFonts w:cs="Arial"/>
              </w:rPr>
              <w:t xml:space="preserve"> aged 3 to </w:t>
            </w:r>
            <w:del w:id="44" w:author="Juliette Cohen [2]" w:date="2020-09-25T16:23:00Z">
              <w:r w:rsidR="00403C26" w:rsidRPr="00403C26" w:rsidDel="0044460A">
                <w:rPr>
                  <w:rFonts w:cs="Arial"/>
                </w:rPr>
                <w:delText>14</w:delText>
              </w:r>
            </w:del>
            <w:ins w:id="45" w:author="Juliette Cohen [2]" w:date="2020-09-25T16:23:00Z">
              <w:r w:rsidR="0044460A">
                <w:rPr>
                  <w:rFonts w:cs="Arial"/>
                </w:rPr>
                <w:t>24</w:t>
              </w:r>
            </w:ins>
            <w:r w:rsidR="00403C26" w:rsidRPr="00403C26">
              <w:rPr>
                <w:rFonts w:cs="Arial"/>
              </w:rPr>
              <w:t xml:space="preserve"> through an equity lens?</w:t>
            </w:r>
          </w:p>
          <w:p w14:paraId="1490EE33" w14:textId="7C8699EE" w:rsidR="006C1BA2" w:rsidRPr="00403C26" w:rsidRDefault="00403C26" w:rsidP="00403C26">
            <w:pPr>
              <w:pStyle w:val="ListParagraph"/>
              <w:numPr>
                <w:ilvl w:val="0"/>
                <w:numId w:val="34"/>
              </w:numPr>
              <w:autoSpaceDE w:val="0"/>
              <w:autoSpaceDN w:val="0"/>
              <w:adjustRightInd w:val="0"/>
              <w:spacing w:after="56" w:line="240" w:lineRule="auto"/>
              <w:rPr>
                <w:rFonts w:cs="Arial"/>
              </w:rPr>
            </w:pPr>
            <w:r w:rsidRPr="00403C26">
              <w:rPr>
                <w:rFonts w:cs="Arial"/>
              </w:rPr>
              <w:t xml:space="preserve">To what extent has </w:t>
            </w:r>
            <w:r w:rsidR="006C1BA2" w:rsidRPr="00403C26">
              <w:rPr>
                <w:rFonts w:cs="Arial"/>
              </w:rPr>
              <w:t xml:space="preserve">the provision of education materials and community sensitization efforts </w:t>
            </w:r>
            <w:r w:rsidRPr="00403C26">
              <w:rPr>
                <w:rFonts w:cs="Arial"/>
              </w:rPr>
              <w:t xml:space="preserve">contributed to improved access to education services for </w:t>
            </w:r>
            <w:del w:id="46" w:author="Juliette Cohen" w:date="2020-10-12T18:34:00Z">
              <w:r w:rsidRPr="00403C26" w:rsidDel="00913B0C">
                <w:rPr>
                  <w:rFonts w:cs="Arial"/>
                </w:rPr>
                <w:delText>children</w:delText>
              </w:r>
            </w:del>
            <w:ins w:id="47" w:author="Juliette Cohen" w:date="2020-10-12T18:34:00Z">
              <w:r w:rsidR="00913B0C">
                <w:rPr>
                  <w:rFonts w:cs="Arial"/>
                </w:rPr>
                <w:t>children/youths</w:t>
              </w:r>
            </w:ins>
            <w:r w:rsidRPr="00403C26">
              <w:rPr>
                <w:rFonts w:cs="Arial"/>
              </w:rPr>
              <w:t xml:space="preserve"> aged 3 to </w:t>
            </w:r>
            <w:del w:id="48" w:author="Juliette Cohen [2]" w:date="2020-09-25T16:23:00Z">
              <w:r w:rsidRPr="00403C26" w:rsidDel="0044460A">
                <w:rPr>
                  <w:rFonts w:cs="Arial"/>
                </w:rPr>
                <w:delText>14</w:delText>
              </w:r>
            </w:del>
            <w:ins w:id="49" w:author="Juliette Cohen [2]" w:date="2020-09-25T16:23:00Z">
              <w:r w:rsidR="0044460A">
                <w:rPr>
                  <w:rFonts w:cs="Arial"/>
                </w:rPr>
                <w:t>24</w:t>
              </w:r>
            </w:ins>
            <w:r w:rsidRPr="00403C26">
              <w:rPr>
                <w:rFonts w:cs="Arial"/>
              </w:rPr>
              <w:t xml:space="preserve"> through an equity lens?</w:t>
            </w:r>
          </w:p>
          <w:p w14:paraId="4A8D5B9F" w14:textId="03A2B3D1" w:rsidR="00BA03AC" w:rsidRPr="000E6B3A" w:rsidRDefault="00A337EC" w:rsidP="002D7DBF">
            <w:pPr>
              <w:pStyle w:val="ListParagraph"/>
              <w:numPr>
                <w:ilvl w:val="0"/>
                <w:numId w:val="22"/>
              </w:numPr>
              <w:autoSpaceDE w:val="0"/>
              <w:autoSpaceDN w:val="0"/>
              <w:adjustRightInd w:val="0"/>
              <w:spacing w:after="56" w:line="240" w:lineRule="auto"/>
              <w:rPr>
                <w:rFonts w:cs="Arial"/>
              </w:rPr>
            </w:pPr>
            <w:r>
              <w:rPr>
                <w:rFonts w:cs="Arial"/>
              </w:rPr>
              <w:t xml:space="preserve">RQ1.2: </w:t>
            </w:r>
            <w:r w:rsidR="00BA03AC" w:rsidRPr="00BA03AC">
              <w:rPr>
                <w:rFonts w:cs="Arial"/>
              </w:rPr>
              <w:t>Are the INEE minimum standards for teacher recruitment and remuneration being consistently followed by all sector partners? If not, why?</w:t>
            </w:r>
          </w:p>
          <w:p w14:paraId="05AC4BDD" w14:textId="46796A51" w:rsidR="00A337EC" w:rsidRPr="000E6B3A" w:rsidRDefault="00A337EC" w:rsidP="00A337EC">
            <w:pPr>
              <w:pStyle w:val="ListParagraph"/>
              <w:numPr>
                <w:ilvl w:val="0"/>
                <w:numId w:val="22"/>
              </w:numPr>
              <w:autoSpaceDE w:val="0"/>
              <w:autoSpaceDN w:val="0"/>
              <w:adjustRightInd w:val="0"/>
              <w:spacing w:after="56" w:line="240" w:lineRule="auto"/>
              <w:rPr>
                <w:rFonts w:cs="Arial"/>
              </w:rPr>
            </w:pPr>
            <w:r>
              <w:rPr>
                <w:rFonts w:cs="Arial"/>
              </w:rPr>
              <w:t xml:space="preserve">RQ1.3: </w:t>
            </w:r>
            <w:r w:rsidRPr="000E6B3A">
              <w:rPr>
                <w:rFonts w:cs="Arial"/>
              </w:rPr>
              <w:t xml:space="preserve">What are the </w:t>
            </w:r>
            <w:r>
              <w:rPr>
                <w:rFonts w:cs="Arial"/>
              </w:rPr>
              <w:t>lessons learned</w:t>
            </w:r>
            <w:r w:rsidRPr="000E6B3A">
              <w:rPr>
                <w:rFonts w:cs="Arial"/>
              </w:rPr>
              <w:t xml:space="preserve"> of the LCFA on learning outcomes?</w:t>
            </w:r>
          </w:p>
          <w:p w14:paraId="3DE7158F" w14:textId="76C4CDAE" w:rsidR="00A337EC" w:rsidRPr="000E6B3A" w:rsidDel="0044460A" w:rsidRDefault="00A337EC" w:rsidP="00A337EC">
            <w:pPr>
              <w:pStyle w:val="ListParagraph"/>
              <w:numPr>
                <w:ilvl w:val="0"/>
                <w:numId w:val="22"/>
              </w:numPr>
              <w:autoSpaceDE w:val="0"/>
              <w:autoSpaceDN w:val="0"/>
              <w:adjustRightInd w:val="0"/>
              <w:spacing w:after="41" w:line="240" w:lineRule="auto"/>
              <w:rPr>
                <w:del w:id="50" w:author="Juliette Cohen [2]" w:date="2020-09-25T16:24:00Z"/>
                <w:rFonts w:cs="Arial"/>
              </w:rPr>
            </w:pPr>
            <w:del w:id="51" w:author="Juliette Cohen [2]" w:date="2020-09-25T16:24:00Z">
              <w:r w:rsidDel="0044460A">
                <w:rPr>
                  <w:rFonts w:cs="Arial"/>
                </w:rPr>
                <w:delText xml:space="preserve">RQ1.4: </w:delText>
              </w:r>
              <w:r w:rsidRPr="000E6B3A" w:rsidDel="0044460A">
                <w:rPr>
                  <w:rFonts w:cs="Arial"/>
                </w:rPr>
                <w:delText xml:space="preserve">What are the lessons learned from the </w:delText>
              </w:r>
              <w:r w:rsidDel="0044460A">
                <w:rPr>
                  <w:rFonts w:cs="Arial"/>
                </w:rPr>
                <w:delText>HC</w:delText>
              </w:r>
              <w:r w:rsidRPr="000E6B3A" w:rsidDel="0044460A">
                <w:rPr>
                  <w:rFonts w:cs="Arial"/>
                </w:rPr>
                <w:delText xml:space="preserve"> response regarding NGO-led education services? </w:delText>
              </w:r>
            </w:del>
          </w:p>
          <w:p w14:paraId="0D184823" w14:textId="01068AAF" w:rsidR="00B762A0" w:rsidRPr="000E6B3A" w:rsidRDefault="00A337EC" w:rsidP="000E6B3A">
            <w:pPr>
              <w:pStyle w:val="ListParagraph"/>
              <w:numPr>
                <w:ilvl w:val="0"/>
                <w:numId w:val="22"/>
              </w:numPr>
              <w:autoSpaceDE w:val="0"/>
              <w:autoSpaceDN w:val="0"/>
              <w:adjustRightInd w:val="0"/>
              <w:spacing w:after="56" w:line="240" w:lineRule="auto"/>
              <w:rPr>
                <w:rFonts w:cs="Arial"/>
              </w:rPr>
            </w:pPr>
            <w:r>
              <w:rPr>
                <w:rFonts w:cs="Arial"/>
              </w:rPr>
              <w:t xml:space="preserve">RQ2.1: </w:t>
            </w:r>
            <w:r w:rsidR="00C017D6" w:rsidRPr="000E6B3A">
              <w:rPr>
                <w:rFonts w:cs="Arial"/>
              </w:rPr>
              <w:t xml:space="preserve">To what extent </w:t>
            </w:r>
            <w:r w:rsidR="001238D0" w:rsidRPr="000E6B3A">
              <w:rPr>
                <w:rFonts w:cs="Arial"/>
              </w:rPr>
              <w:t xml:space="preserve">are </w:t>
            </w:r>
            <w:r w:rsidR="00C017D6" w:rsidRPr="000E6B3A">
              <w:rPr>
                <w:rFonts w:cs="Arial"/>
              </w:rPr>
              <w:t xml:space="preserve">the Education Sector and Partners ensuring </w:t>
            </w:r>
            <w:r w:rsidR="001238D0" w:rsidRPr="000E6B3A">
              <w:rPr>
                <w:rFonts w:cs="Arial"/>
              </w:rPr>
              <w:t xml:space="preserve">access to </w:t>
            </w:r>
            <w:r w:rsidR="00C017D6" w:rsidRPr="000E6B3A">
              <w:rPr>
                <w:rFonts w:cs="Arial"/>
              </w:rPr>
              <w:t>equitable learning opportunities in a safe and protective environment</w:t>
            </w:r>
            <w:r w:rsidR="001238D0" w:rsidRPr="000E6B3A">
              <w:rPr>
                <w:rFonts w:cs="Arial"/>
              </w:rPr>
              <w:t xml:space="preserve"> </w:t>
            </w:r>
            <w:r w:rsidR="00C017D6" w:rsidRPr="000E6B3A">
              <w:rPr>
                <w:rFonts w:cs="Arial"/>
              </w:rPr>
              <w:t xml:space="preserve">for </w:t>
            </w:r>
            <w:del w:id="52" w:author="Juliette Cohen" w:date="2020-10-12T18:34:00Z">
              <w:r w:rsidR="00C017D6" w:rsidRPr="000E6B3A" w:rsidDel="00913B0C">
                <w:rPr>
                  <w:rFonts w:cs="Arial"/>
                </w:rPr>
                <w:delText>children</w:delText>
              </w:r>
            </w:del>
            <w:ins w:id="53" w:author="Juliette Cohen" w:date="2020-10-12T18:34:00Z">
              <w:r w:rsidR="00913B0C">
                <w:rPr>
                  <w:rFonts w:cs="Arial"/>
                </w:rPr>
                <w:t>children/youths</w:t>
              </w:r>
            </w:ins>
            <w:r>
              <w:rPr>
                <w:rFonts w:cs="Arial"/>
              </w:rPr>
              <w:t xml:space="preserve"> aged 3-</w:t>
            </w:r>
            <w:del w:id="54" w:author="Juliette Cohen [2]" w:date="2020-09-25T16:23:00Z">
              <w:r w:rsidDel="0044460A">
                <w:rPr>
                  <w:rFonts w:cs="Arial"/>
                </w:rPr>
                <w:delText>14</w:delText>
              </w:r>
            </w:del>
            <w:ins w:id="55" w:author="Juliette Cohen [2]" w:date="2020-09-25T16:23:00Z">
              <w:r w:rsidR="0044460A">
                <w:rPr>
                  <w:rFonts w:cs="Arial"/>
                </w:rPr>
                <w:t>24</w:t>
              </w:r>
            </w:ins>
            <w:r w:rsidR="00C017D6" w:rsidRPr="000E6B3A">
              <w:rPr>
                <w:rFonts w:cs="Arial"/>
              </w:rPr>
              <w:t>, inc</w:t>
            </w:r>
            <w:r w:rsidR="001238D0" w:rsidRPr="000E6B3A">
              <w:rPr>
                <w:rFonts w:cs="Arial"/>
              </w:rPr>
              <w:t xml:space="preserve">luding </w:t>
            </w:r>
            <w:del w:id="56" w:author="Juliette Cohen" w:date="2020-10-12T18:34:00Z">
              <w:r w:rsidR="001238D0" w:rsidRPr="000E6B3A" w:rsidDel="00913B0C">
                <w:rPr>
                  <w:rFonts w:cs="Arial"/>
                </w:rPr>
                <w:delText>children</w:delText>
              </w:r>
            </w:del>
            <w:ins w:id="57" w:author="Juliette Cohen" w:date="2020-10-12T18:34:00Z">
              <w:r w:rsidR="00913B0C">
                <w:rPr>
                  <w:rFonts w:cs="Arial"/>
                </w:rPr>
                <w:t>children/youths</w:t>
              </w:r>
            </w:ins>
            <w:r w:rsidR="001238D0" w:rsidRPr="000E6B3A">
              <w:rPr>
                <w:rFonts w:cs="Arial"/>
              </w:rPr>
              <w:t xml:space="preserve"> with disabilities and non-binary gender</w:t>
            </w:r>
            <w:r w:rsidR="000E6B3A">
              <w:rPr>
                <w:rFonts w:cs="Arial"/>
              </w:rPr>
              <w:t xml:space="preserve"> identities</w:t>
            </w:r>
            <w:r w:rsidR="001238D0" w:rsidRPr="000E6B3A">
              <w:rPr>
                <w:rFonts w:cs="Arial"/>
              </w:rPr>
              <w:t>?</w:t>
            </w:r>
          </w:p>
          <w:p w14:paraId="15A3F017" w14:textId="76B97E7D" w:rsidR="00B762A0" w:rsidRPr="000E6B3A" w:rsidDel="0044460A" w:rsidRDefault="00A337EC" w:rsidP="000E6B3A">
            <w:pPr>
              <w:pStyle w:val="ListParagraph"/>
              <w:numPr>
                <w:ilvl w:val="0"/>
                <w:numId w:val="22"/>
              </w:numPr>
              <w:autoSpaceDE w:val="0"/>
              <w:autoSpaceDN w:val="0"/>
              <w:adjustRightInd w:val="0"/>
              <w:spacing w:after="41" w:line="240" w:lineRule="auto"/>
              <w:rPr>
                <w:del w:id="58" w:author="Juliette Cohen [2]" w:date="2020-09-25T16:27:00Z"/>
                <w:rFonts w:cs="Arial"/>
              </w:rPr>
            </w:pPr>
            <w:del w:id="59" w:author="Juliette Cohen [2]" w:date="2020-09-25T16:27:00Z">
              <w:r w:rsidDel="0044460A">
                <w:rPr>
                  <w:rFonts w:cs="Arial"/>
                </w:rPr>
                <w:delText xml:space="preserve">RQ3.1: </w:delText>
              </w:r>
              <w:r w:rsidR="006E51D6" w:rsidRPr="000E6B3A" w:rsidDel="0044460A">
                <w:rPr>
                  <w:rFonts w:cs="Arial"/>
                </w:rPr>
                <w:delText xml:space="preserve">What are the different bottlenecks and constraints </w:delText>
              </w:r>
              <w:r w:rsidR="0088408C" w:rsidDel="0044460A">
                <w:rPr>
                  <w:rFonts w:cs="Arial"/>
                </w:rPr>
                <w:delText>in the activities</w:delText>
              </w:r>
              <w:r w:rsidR="006E51D6" w:rsidRPr="000E6B3A" w:rsidDel="0044460A">
                <w:rPr>
                  <w:rFonts w:cs="Arial"/>
                </w:rPr>
                <w:delText xml:space="preserve"> of the Education Sector response, and what could be the possible mitigation measures?</w:delText>
              </w:r>
              <w:r w:rsidR="00B762A0" w:rsidRPr="000E6B3A" w:rsidDel="0044460A">
                <w:rPr>
                  <w:rFonts w:cs="Arial"/>
                </w:rPr>
                <w:delText xml:space="preserve"> </w:delText>
              </w:r>
            </w:del>
          </w:p>
          <w:p w14:paraId="3562CE45" w14:textId="041D5259" w:rsidR="00211288" w:rsidRDefault="00A337EC" w:rsidP="000E6B3A">
            <w:pPr>
              <w:pStyle w:val="ListParagraph"/>
              <w:numPr>
                <w:ilvl w:val="0"/>
                <w:numId w:val="22"/>
              </w:numPr>
              <w:autoSpaceDE w:val="0"/>
              <w:autoSpaceDN w:val="0"/>
              <w:adjustRightInd w:val="0"/>
              <w:spacing w:after="0" w:line="240" w:lineRule="auto"/>
              <w:rPr>
                <w:rFonts w:cs="Arial"/>
              </w:rPr>
            </w:pPr>
            <w:r>
              <w:rPr>
                <w:rFonts w:cs="Arial"/>
              </w:rPr>
              <w:t xml:space="preserve">RQ3.2: </w:t>
            </w:r>
            <w:r w:rsidR="00CE021E" w:rsidRPr="000E6B3A">
              <w:rPr>
                <w:rFonts w:cs="Arial"/>
              </w:rPr>
              <w:t xml:space="preserve">What are the improvements, good practices and recommendations that could guide the future of the Education Sector response and ensure equitable and quality education opportunities? </w:t>
            </w:r>
          </w:p>
          <w:p w14:paraId="09318998" w14:textId="73030A2D" w:rsidR="000C6BE4" w:rsidRPr="002C171D" w:rsidRDefault="00A337EC" w:rsidP="000C6BE4">
            <w:pPr>
              <w:pStyle w:val="ListParagraph"/>
              <w:numPr>
                <w:ilvl w:val="0"/>
                <w:numId w:val="22"/>
              </w:numPr>
              <w:spacing w:after="160" w:line="259" w:lineRule="auto"/>
              <w:jc w:val="left"/>
              <w:rPr>
                <w:rFonts w:cs="Arial"/>
              </w:rPr>
            </w:pPr>
            <w:r>
              <w:t xml:space="preserve">RQ4.1: </w:t>
            </w:r>
            <w:r w:rsidR="000C6BE4">
              <w:t xml:space="preserve">How have </w:t>
            </w:r>
            <w:del w:id="60" w:author="Juliette Cohen" w:date="2020-10-12T18:34:00Z">
              <w:r w:rsidR="000C6BE4" w:rsidDel="00913B0C">
                <w:delText>children</w:delText>
              </w:r>
            </w:del>
            <w:ins w:id="61" w:author="Juliette Cohen" w:date="2020-10-12T18:34:00Z">
              <w:r w:rsidR="00913B0C">
                <w:t>children/youths</w:t>
              </w:r>
            </w:ins>
            <w:r>
              <w:t xml:space="preserve"> aged 3-</w:t>
            </w:r>
            <w:del w:id="62" w:author="Juliette Cohen [2]" w:date="2020-09-25T16:23:00Z">
              <w:r w:rsidDel="0044460A">
                <w:delText>14</w:delText>
              </w:r>
            </w:del>
            <w:ins w:id="63" w:author="Juliette Cohen [2]" w:date="2020-09-25T16:23:00Z">
              <w:r w:rsidR="0044460A">
                <w:t>24</w:t>
              </w:r>
            </w:ins>
            <w:r w:rsidR="000C6BE4">
              <w:t xml:space="preserve"> been able to continue learning since COVID-19?</w:t>
            </w:r>
          </w:p>
          <w:p w14:paraId="2CACD336" w14:textId="56AA5FCD" w:rsidR="002C171D" w:rsidRPr="009F6DB5" w:rsidRDefault="00A337EC" w:rsidP="000C6BE4">
            <w:pPr>
              <w:pStyle w:val="ListParagraph"/>
              <w:numPr>
                <w:ilvl w:val="0"/>
                <w:numId w:val="22"/>
              </w:numPr>
              <w:spacing w:after="160" w:line="259" w:lineRule="auto"/>
              <w:jc w:val="left"/>
              <w:rPr>
                <w:rFonts w:cs="Arial"/>
              </w:rPr>
            </w:pPr>
            <w:r>
              <w:lastRenderedPageBreak/>
              <w:t xml:space="preserve">RQ4.2: </w:t>
            </w:r>
            <w:r w:rsidR="002C171D">
              <w:t>What were the barrier</w:t>
            </w:r>
            <w:r w:rsidR="00417A99">
              <w:t>s</w:t>
            </w:r>
            <w:r w:rsidR="002C171D">
              <w:t xml:space="preserve"> to providing </w:t>
            </w:r>
            <w:del w:id="64" w:author="Juliette Cohen" w:date="2020-10-12T18:34:00Z">
              <w:r w:rsidR="002C171D" w:rsidDel="00913B0C">
                <w:delText>children</w:delText>
              </w:r>
            </w:del>
            <w:ins w:id="65" w:author="Juliette Cohen" w:date="2020-10-12T18:34:00Z">
              <w:r w:rsidR="00913B0C">
                <w:t>children/youths</w:t>
              </w:r>
            </w:ins>
            <w:r>
              <w:t xml:space="preserve"> aged 3-</w:t>
            </w:r>
            <w:del w:id="66" w:author="Juliette Cohen [2]" w:date="2020-09-25T16:23:00Z">
              <w:r w:rsidDel="0044460A">
                <w:delText>14</w:delText>
              </w:r>
            </w:del>
            <w:ins w:id="67" w:author="Juliette Cohen [2]" w:date="2020-09-25T16:23:00Z">
              <w:r w:rsidR="0044460A">
                <w:t>24</w:t>
              </w:r>
            </w:ins>
            <w:r w:rsidR="002C171D">
              <w:t xml:space="preserve"> with education during COVID-19 and what are the lessons learned?</w:t>
            </w:r>
          </w:p>
          <w:p w14:paraId="6FD0C7D3" w14:textId="612A1FCD" w:rsidR="007575C5" w:rsidRPr="002D7DBF" w:rsidRDefault="00211288" w:rsidP="009F6DB5">
            <w:pPr>
              <w:pStyle w:val="ListParagraph"/>
              <w:numPr>
                <w:ilvl w:val="1"/>
                <w:numId w:val="22"/>
              </w:numPr>
              <w:spacing w:after="160" w:line="259" w:lineRule="auto"/>
              <w:jc w:val="left"/>
              <w:rPr>
                <w:rFonts w:cs="Arial"/>
              </w:rPr>
            </w:pPr>
            <w:r w:rsidRPr="000E6B3A">
              <w:rPr>
                <w:lang w:val="en-SG"/>
              </w:rPr>
              <w:t xml:space="preserve">How should </w:t>
            </w:r>
            <w:r w:rsidR="00EA35E6">
              <w:rPr>
                <w:lang w:val="en-SG"/>
              </w:rPr>
              <w:t>the Education Sector</w:t>
            </w:r>
            <w:r w:rsidRPr="000E6B3A">
              <w:rPr>
                <w:lang w:val="en-SG"/>
              </w:rPr>
              <w:t xml:space="preserve"> involve educators in supporting </w:t>
            </w:r>
            <w:del w:id="68" w:author="Juliette Cohen" w:date="2020-10-12T18:34:00Z">
              <w:r w:rsidRPr="000E6B3A" w:rsidDel="00913B0C">
                <w:rPr>
                  <w:lang w:val="en-SG"/>
                </w:rPr>
                <w:delText>children</w:delText>
              </w:r>
            </w:del>
            <w:ins w:id="69" w:author="Juliette Cohen" w:date="2020-10-12T18:34:00Z">
              <w:r w:rsidR="00913B0C">
                <w:rPr>
                  <w:lang w:val="en-SG"/>
                </w:rPr>
                <w:t>children/youths</w:t>
              </w:r>
            </w:ins>
            <w:r w:rsidRPr="000E6B3A">
              <w:rPr>
                <w:lang w:val="en-SG"/>
              </w:rPr>
              <w:t xml:space="preserve"> during COVID-19?</w:t>
            </w:r>
          </w:p>
        </w:tc>
      </w:tr>
      <w:tr w:rsidR="00041F8D" w:rsidRPr="003500BA" w14:paraId="4A50B037" w14:textId="77777777" w:rsidTr="00DE2948">
        <w:trPr>
          <w:gridAfter w:val="1"/>
          <w:wAfter w:w="139" w:type="dxa"/>
        </w:trPr>
        <w:tc>
          <w:tcPr>
            <w:tcW w:w="2132" w:type="dxa"/>
            <w:tcBorders>
              <w:top w:val="single" w:sz="4" w:space="0" w:color="000000" w:themeColor="text1"/>
              <w:left w:val="nil"/>
              <w:bottom w:val="single" w:sz="4" w:space="0" w:color="auto"/>
              <w:right w:val="single" w:sz="4" w:space="0" w:color="auto"/>
            </w:tcBorders>
          </w:tcPr>
          <w:p w14:paraId="006C2B36" w14:textId="77777777" w:rsidR="00041F8D" w:rsidRPr="00C13447" w:rsidRDefault="00041F8D" w:rsidP="00DE2948">
            <w:pPr>
              <w:pStyle w:val="Paragraphe"/>
              <w:rPr>
                <w:b/>
              </w:rPr>
            </w:pPr>
            <w:r w:rsidRPr="00C13447">
              <w:rPr>
                <w:b/>
              </w:rPr>
              <w:lastRenderedPageBreak/>
              <w:t>Geographic Coverage</w:t>
            </w:r>
          </w:p>
        </w:tc>
        <w:tc>
          <w:tcPr>
            <w:tcW w:w="7366" w:type="dxa"/>
            <w:gridSpan w:val="8"/>
            <w:tcBorders>
              <w:top w:val="single" w:sz="4" w:space="0" w:color="000000" w:themeColor="text1"/>
              <w:left w:val="single" w:sz="4" w:space="0" w:color="auto"/>
              <w:bottom w:val="single" w:sz="4" w:space="0" w:color="000000" w:themeColor="text1"/>
              <w:right w:val="nil"/>
            </w:tcBorders>
          </w:tcPr>
          <w:p w14:paraId="50C25556" w14:textId="3A73B507" w:rsidR="00041F8D" w:rsidRPr="00FE2C69" w:rsidRDefault="00FE2C69" w:rsidP="00DE2948">
            <w:pPr>
              <w:pStyle w:val="Paragraphe"/>
              <w:rPr>
                <w:iCs/>
              </w:rPr>
            </w:pPr>
            <w:r w:rsidRPr="00FE2C69">
              <w:rPr>
                <w:iCs/>
              </w:rPr>
              <w:t>Teknaf and Ukhiya upazilas</w:t>
            </w:r>
            <w:r w:rsidR="006B0BDE">
              <w:rPr>
                <w:rStyle w:val="FootnoteReference"/>
                <w:iCs/>
              </w:rPr>
              <w:footnoteReference w:id="1"/>
            </w:r>
            <w:r w:rsidRPr="00FE2C69">
              <w:rPr>
                <w:iCs/>
              </w:rPr>
              <w:t xml:space="preserve"> (</w:t>
            </w:r>
            <w:r w:rsidR="00647D0B">
              <w:rPr>
                <w:iCs/>
              </w:rPr>
              <w:t>HC</w:t>
            </w:r>
            <w:r w:rsidRPr="00FE2C69">
              <w:rPr>
                <w:iCs/>
              </w:rPr>
              <w:t xml:space="preserve"> and refugees’ camps)</w:t>
            </w:r>
          </w:p>
        </w:tc>
      </w:tr>
      <w:tr w:rsidR="00041F8D" w:rsidRPr="003500BA" w14:paraId="12C8D45B"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14850979" w14:textId="77777777" w:rsidR="00041F8D" w:rsidRPr="00C13447" w:rsidRDefault="00041F8D" w:rsidP="00DE2948">
            <w:pPr>
              <w:pStyle w:val="Paragraphe"/>
              <w:rPr>
                <w:b/>
              </w:rPr>
            </w:pPr>
            <w:r w:rsidRPr="00C13447">
              <w:rPr>
                <w:b/>
              </w:rPr>
              <w:t>Secondary data sources</w:t>
            </w:r>
          </w:p>
        </w:tc>
        <w:tc>
          <w:tcPr>
            <w:tcW w:w="7366" w:type="dxa"/>
            <w:gridSpan w:val="8"/>
            <w:tcBorders>
              <w:top w:val="single" w:sz="4" w:space="0" w:color="auto"/>
              <w:left w:val="single" w:sz="4" w:space="0" w:color="auto"/>
              <w:bottom w:val="single" w:sz="4" w:space="0" w:color="auto"/>
              <w:right w:val="nil"/>
            </w:tcBorders>
          </w:tcPr>
          <w:p w14:paraId="2956FDBF" w14:textId="1168CCDB" w:rsidR="00A278DA" w:rsidRDefault="00A278DA" w:rsidP="002D7DBF">
            <w:pPr>
              <w:pStyle w:val="Paragraphe"/>
              <w:numPr>
                <w:ilvl w:val="0"/>
                <w:numId w:val="15"/>
              </w:numPr>
              <w:jc w:val="both"/>
              <w:rPr>
                <w:iCs/>
                <w:color w:val="auto"/>
              </w:rPr>
            </w:pPr>
            <w:r w:rsidRPr="00EF3ED0">
              <w:rPr>
                <w:iCs/>
                <w:color w:val="auto"/>
              </w:rPr>
              <w:t>Report on the pilot test of the Annual Status Of Education Report (ASER), BRAC; August 2018</w:t>
            </w:r>
          </w:p>
          <w:p w14:paraId="7C87B530" w14:textId="167DF77A" w:rsidR="002F753D" w:rsidRPr="002F753D" w:rsidRDefault="002F753D" w:rsidP="002D7DBF">
            <w:pPr>
              <w:pStyle w:val="Paragraphe"/>
              <w:numPr>
                <w:ilvl w:val="0"/>
                <w:numId w:val="15"/>
              </w:numPr>
              <w:jc w:val="both"/>
              <w:rPr>
                <w:iCs/>
                <w:color w:val="auto"/>
              </w:rPr>
            </w:pPr>
            <w:r w:rsidRPr="002F753D">
              <w:rPr>
                <w:iCs/>
                <w:color w:val="auto"/>
              </w:rPr>
              <w:t>Preliminary Results</w:t>
            </w:r>
            <w:r>
              <w:rPr>
                <w:iCs/>
                <w:color w:val="auto"/>
              </w:rPr>
              <w:t xml:space="preserve"> </w:t>
            </w:r>
            <w:r w:rsidRPr="002F753D">
              <w:rPr>
                <w:iCs/>
                <w:color w:val="auto"/>
              </w:rPr>
              <w:t>ASER Plus</w:t>
            </w:r>
            <w:r>
              <w:rPr>
                <w:iCs/>
                <w:color w:val="auto"/>
              </w:rPr>
              <w:t>, Cox’s Bazar Education Sector; February 2019</w:t>
            </w:r>
          </w:p>
          <w:p w14:paraId="18CA1FB0" w14:textId="3EE95D5B" w:rsidR="00ED5CED" w:rsidRDefault="00ED5CED" w:rsidP="002D7DBF">
            <w:pPr>
              <w:pStyle w:val="Paragraphe"/>
              <w:numPr>
                <w:ilvl w:val="0"/>
                <w:numId w:val="15"/>
              </w:numPr>
              <w:jc w:val="both"/>
              <w:rPr>
                <w:iCs/>
                <w:color w:val="auto"/>
              </w:rPr>
            </w:pPr>
            <w:r w:rsidRPr="00EF3ED0">
              <w:rPr>
                <w:iCs/>
                <w:color w:val="auto"/>
              </w:rPr>
              <w:t>Overview of the ASER-PLUS assessment for refugee students, Cox’s Bazar Education Sector; April 2019</w:t>
            </w:r>
          </w:p>
          <w:p w14:paraId="19AF3544" w14:textId="007FD565" w:rsidR="0002050B" w:rsidRPr="000E6B3A" w:rsidRDefault="0002050B" w:rsidP="002D7DBF">
            <w:pPr>
              <w:pStyle w:val="Paragraphe"/>
              <w:numPr>
                <w:ilvl w:val="0"/>
                <w:numId w:val="15"/>
              </w:numPr>
              <w:jc w:val="both"/>
              <w:rPr>
                <w:iCs/>
                <w:color w:val="auto"/>
              </w:rPr>
            </w:pPr>
            <w:r w:rsidRPr="000E6B3A">
              <w:rPr>
                <w:iCs/>
                <w:color w:val="auto"/>
              </w:rPr>
              <w:t>Report on the ASER tests 2019</w:t>
            </w:r>
          </w:p>
          <w:p w14:paraId="7F2CA028" w14:textId="5B3E5075" w:rsidR="00C2528A" w:rsidRDefault="00F85D53" w:rsidP="002D7DBF">
            <w:pPr>
              <w:pStyle w:val="Paragraphe"/>
              <w:numPr>
                <w:ilvl w:val="0"/>
                <w:numId w:val="15"/>
              </w:numPr>
              <w:jc w:val="both"/>
              <w:rPr>
                <w:iCs/>
                <w:color w:val="auto"/>
              </w:rPr>
            </w:pPr>
            <w:hyperlink r:id="rId9" w:history="1">
              <w:r w:rsidR="00C2528A" w:rsidRPr="004E6585">
                <w:rPr>
                  <w:rStyle w:val="Hyperlink"/>
                  <w:iCs/>
                </w:rPr>
                <w:t>ISCG Facility Mapping Data on educational facilities</w:t>
              </w:r>
            </w:hyperlink>
          </w:p>
          <w:p w14:paraId="09856BB4" w14:textId="7144B889" w:rsidR="00B23FC8" w:rsidRDefault="00B23FC8" w:rsidP="00B23FC8">
            <w:pPr>
              <w:pStyle w:val="Paragraphe"/>
              <w:numPr>
                <w:ilvl w:val="0"/>
                <w:numId w:val="15"/>
              </w:numPr>
              <w:jc w:val="both"/>
              <w:rPr>
                <w:iCs/>
                <w:color w:val="auto"/>
              </w:rPr>
            </w:pPr>
            <w:r>
              <w:rPr>
                <w:iCs/>
                <w:color w:val="auto"/>
              </w:rPr>
              <w:t xml:space="preserve">Education Sector </w:t>
            </w:r>
            <w:r w:rsidR="00C2528A">
              <w:rPr>
                <w:iCs/>
                <w:color w:val="auto"/>
              </w:rPr>
              <w:t xml:space="preserve">5W </w:t>
            </w:r>
          </w:p>
          <w:p w14:paraId="032F13B2" w14:textId="799E245A" w:rsidR="00B23FC8" w:rsidRDefault="00F85D53" w:rsidP="00B23FC8">
            <w:pPr>
              <w:pStyle w:val="Paragraphe"/>
              <w:numPr>
                <w:ilvl w:val="0"/>
                <w:numId w:val="15"/>
              </w:numPr>
              <w:jc w:val="both"/>
              <w:rPr>
                <w:iCs/>
                <w:color w:val="auto"/>
              </w:rPr>
            </w:pPr>
            <w:hyperlink r:id="rId10" w:history="1">
              <w:r w:rsidR="00B23FC8" w:rsidRPr="00701C05">
                <w:rPr>
                  <w:rStyle w:val="Hyperlink"/>
                  <w:iCs/>
                </w:rPr>
                <w:t xml:space="preserve">MICS </w:t>
              </w:r>
              <w:r w:rsidR="001F25D9" w:rsidRPr="00701C05">
                <w:rPr>
                  <w:rStyle w:val="Hyperlink"/>
                  <w:iCs/>
                </w:rPr>
                <w:t xml:space="preserve">(Multiple Indicator Cluster Survey) </w:t>
              </w:r>
              <w:r w:rsidR="00B23FC8" w:rsidRPr="00701C05">
                <w:rPr>
                  <w:rStyle w:val="Hyperlink"/>
                  <w:iCs/>
                </w:rPr>
                <w:t>2019</w:t>
              </w:r>
            </w:hyperlink>
          </w:p>
          <w:p w14:paraId="4EC9121D" w14:textId="7667BF37" w:rsidR="001F25D9" w:rsidRPr="00C2528A" w:rsidRDefault="00F85D53" w:rsidP="00B23FC8">
            <w:pPr>
              <w:pStyle w:val="Paragraphe"/>
              <w:numPr>
                <w:ilvl w:val="0"/>
                <w:numId w:val="15"/>
              </w:numPr>
              <w:jc w:val="both"/>
              <w:rPr>
                <w:iCs/>
                <w:color w:val="auto"/>
              </w:rPr>
            </w:pPr>
            <w:hyperlink r:id="rId11" w:history="1">
              <w:r w:rsidR="001F25D9" w:rsidRPr="00701C05">
                <w:rPr>
                  <w:rStyle w:val="Hyperlink"/>
                  <w:iCs/>
                </w:rPr>
                <w:t>Annual Primary School Census 2019</w:t>
              </w:r>
            </w:hyperlink>
          </w:p>
        </w:tc>
      </w:tr>
      <w:tr w:rsidR="00041F8D" w:rsidRPr="003500BA" w14:paraId="524B9F0C" w14:textId="77777777" w:rsidTr="00DE2948">
        <w:trPr>
          <w:gridAfter w:val="1"/>
          <w:wAfter w:w="139" w:type="dxa"/>
        </w:trPr>
        <w:tc>
          <w:tcPr>
            <w:tcW w:w="2132" w:type="dxa"/>
            <w:tcBorders>
              <w:top w:val="single" w:sz="4" w:space="0" w:color="auto"/>
              <w:left w:val="nil"/>
              <w:bottom w:val="nil"/>
              <w:right w:val="single" w:sz="4" w:space="0" w:color="auto"/>
            </w:tcBorders>
          </w:tcPr>
          <w:p w14:paraId="3D87572A" w14:textId="77777777" w:rsidR="00041F8D" w:rsidRPr="00C13447" w:rsidRDefault="00041F8D" w:rsidP="00DE2948">
            <w:pPr>
              <w:pStyle w:val="Paragraphe"/>
              <w:rPr>
                <w:b/>
              </w:rPr>
            </w:pPr>
            <w:r w:rsidRPr="00C13447">
              <w:rPr>
                <w:b/>
              </w:rPr>
              <w:t>Population(s)</w:t>
            </w:r>
          </w:p>
        </w:tc>
        <w:tc>
          <w:tcPr>
            <w:tcW w:w="567" w:type="dxa"/>
            <w:tcBorders>
              <w:top w:val="single" w:sz="4" w:space="0" w:color="auto"/>
              <w:left w:val="single" w:sz="4" w:space="0" w:color="auto"/>
              <w:bottom w:val="single" w:sz="4" w:space="0" w:color="auto"/>
              <w:right w:val="nil"/>
            </w:tcBorders>
          </w:tcPr>
          <w:p w14:paraId="0C27B144" w14:textId="77777777" w:rsidR="00041F8D" w:rsidRPr="00C13447" w:rsidRDefault="00041F8D" w:rsidP="00DE2948">
            <w:pPr>
              <w:pStyle w:val="Paragraphe"/>
            </w:pPr>
            <w:r w:rsidRPr="00C13447">
              <w:rPr>
                <w:sz w:val="20"/>
              </w:rPr>
              <w:t>□</w:t>
            </w:r>
          </w:p>
        </w:tc>
        <w:tc>
          <w:tcPr>
            <w:tcW w:w="2976" w:type="dxa"/>
            <w:gridSpan w:val="3"/>
            <w:tcBorders>
              <w:top w:val="single" w:sz="4" w:space="0" w:color="auto"/>
              <w:left w:val="single" w:sz="4" w:space="0" w:color="auto"/>
              <w:bottom w:val="single" w:sz="4" w:space="0" w:color="auto"/>
              <w:right w:val="nil"/>
            </w:tcBorders>
          </w:tcPr>
          <w:p w14:paraId="69C82A5C" w14:textId="77777777" w:rsidR="00041F8D" w:rsidRPr="00C13447" w:rsidDel="001D56E0" w:rsidRDefault="00041F8D" w:rsidP="00DE2948">
            <w:pPr>
              <w:pStyle w:val="Paragraphe"/>
            </w:pPr>
            <w:r w:rsidRPr="00C13447">
              <w:t>IDPs in camp</w:t>
            </w:r>
          </w:p>
        </w:tc>
        <w:tc>
          <w:tcPr>
            <w:tcW w:w="284" w:type="dxa"/>
            <w:tcBorders>
              <w:top w:val="single" w:sz="4" w:space="0" w:color="auto"/>
              <w:left w:val="single" w:sz="4" w:space="0" w:color="auto"/>
              <w:bottom w:val="single" w:sz="4" w:space="0" w:color="auto"/>
              <w:right w:val="nil"/>
            </w:tcBorders>
          </w:tcPr>
          <w:p w14:paraId="3F0DEF27" w14:textId="77777777" w:rsidR="00041F8D" w:rsidRPr="00C13447" w:rsidRDefault="00041F8D" w:rsidP="00DE2948">
            <w:pPr>
              <w:pStyle w:val="Paragraphe"/>
            </w:pPr>
            <w:r w:rsidRPr="00C13447">
              <w:rPr>
                <w:sz w:val="20"/>
              </w:rPr>
              <w:t>□</w:t>
            </w:r>
          </w:p>
        </w:tc>
        <w:tc>
          <w:tcPr>
            <w:tcW w:w="3539" w:type="dxa"/>
            <w:gridSpan w:val="3"/>
            <w:tcBorders>
              <w:top w:val="single" w:sz="4" w:space="0" w:color="auto"/>
              <w:left w:val="single" w:sz="4" w:space="0" w:color="auto"/>
              <w:bottom w:val="single" w:sz="4" w:space="0" w:color="auto"/>
              <w:right w:val="nil"/>
            </w:tcBorders>
          </w:tcPr>
          <w:p w14:paraId="149C7BF2" w14:textId="77777777" w:rsidR="00041F8D" w:rsidRPr="00C13447" w:rsidRDefault="00041F8D" w:rsidP="00DE2948">
            <w:pPr>
              <w:pStyle w:val="Paragraphe"/>
            </w:pPr>
            <w:r w:rsidRPr="00C13447">
              <w:t>IDPs in informal sites</w:t>
            </w:r>
          </w:p>
        </w:tc>
      </w:tr>
      <w:tr w:rsidR="00041F8D" w:rsidRPr="003500BA" w14:paraId="3069F8E0" w14:textId="77777777" w:rsidTr="00DE2948">
        <w:trPr>
          <w:gridAfter w:val="1"/>
          <w:wAfter w:w="139" w:type="dxa"/>
        </w:trPr>
        <w:tc>
          <w:tcPr>
            <w:tcW w:w="2132" w:type="dxa"/>
            <w:tcBorders>
              <w:top w:val="nil"/>
              <w:left w:val="nil"/>
              <w:bottom w:val="nil"/>
              <w:right w:val="single" w:sz="4" w:space="0" w:color="auto"/>
            </w:tcBorders>
          </w:tcPr>
          <w:p w14:paraId="3A2168AD" w14:textId="77777777" w:rsidR="00041F8D" w:rsidRPr="00C13447" w:rsidRDefault="00041F8D" w:rsidP="00DE2948">
            <w:pPr>
              <w:pStyle w:val="Paragraphe"/>
              <w:rPr>
                <w:i/>
              </w:rPr>
            </w:pPr>
            <w:r w:rsidRPr="00C13447">
              <w:rPr>
                <w:i/>
                <w:sz w:val="20"/>
              </w:rPr>
              <w:t>Select all that apply</w:t>
            </w:r>
          </w:p>
        </w:tc>
        <w:tc>
          <w:tcPr>
            <w:tcW w:w="567" w:type="dxa"/>
            <w:tcBorders>
              <w:top w:val="single" w:sz="4" w:space="0" w:color="auto"/>
              <w:left w:val="single" w:sz="4" w:space="0" w:color="auto"/>
              <w:bottom w:val="single" w:sz="4" w:space="0" w:color="auto"/>
              <w:right w:val="nil"/>
            </w:tcBorders>
          </w:tcPr>
          <w:p w14:paraId="2EB97C1B" w14:textId="77777777" w:rsidR="00041F8D" w:rsidRPr="00C13447" w:rsidRDefault="00041F8D" w:rsidP="00DE2948">
            <w:pPr>
              <w:pStyle w:val="Paragraphe"/>
            </w:pPr>
            <w:r w:rsidRPr="00C13447">
              <w:rPr>
                <w:sz w:val="20"/>
              </w:rPr>
              <w:t>□</w:t>
            </w:r>
          </w:p>
        </w:tc>
        <w:tc>
          <w:tcPr>
            <w:tcW w:w="2976" w:type="dxa"/>
            <w:gridSpan w:val="3"/>
            <w:tcBorders>
              <w:top w:val="single" w:sz="4" w:space="0" w:color="auto"/>
              <w:left w:val="single" w:sz="4" w:space="0" w:color="auto"/>
              <w:bottom w:val="single" w:sz="4" w:space="0" w:color="auto"/>
              <w:right w:val="nil"/>
            </w:tcBorders>
          </w:tcPr>
          <w:p w14:paraId="1CDAE7AF" w14:textId="77777777" w:rsidR="00041F8D" w:rsidRPr="00C13447" w:rsidRDefault="00041F8D" w:rsidP="00DE2948">
            <w:pPr>
              <w:pStyle w:val="Paragraphe"/>
            </w:pPr>
            <w:r w:rsidRPr="00C13447">
              <w:t>IDPs in host communities</w:t>
            </w:r>
          </w:p>
        </w:tc>
        <w:tc>
          <w:tcPr>
            <w:tcW w:w="284" w:type="dxa"/>
            <w:tcBorders>
              <w:top w:val="single" w:sz="4" w:space="0" w:color="auto"/>
              <w:left w:val="single" w:sz="4" w:space="0" w:color="auto"/>
              <w:bottom w:val="single" w:sz="4" w:space="0" w:color="auto"/>
              <w:right w:val="nil"/>
            </w:tcBorders>
          </w:tcPr>
          <w:p w14:paraId="14F6F02E" w14:textId="77777777" w:rsidR="00041F8D" w:rsidRPr="00C13447" w:rsidRDefault="00041F8D" w:rsidP="00DE2948">
            <w:pPr>
              <w:pStyle w:val="Paragraphe"/>
            </w:pPr>
            <w:r w:rsidRPr="00C13447">
              <w:rPr>
                <w:sz w:val="20"/>
              </w:rPr>
              <w:t>□</w:t>
            </w:r>
          </w:p>
        </w:tc>
        <w:tc>
          <w:tcPr>
            <w:tcW w:w="3539" w:type="dxa"/>
            <w:gridSpan w:val="3"/>
            <w:tcBorders>
              <w:top w:val="single" w:sz="4" w:space="0" w:color="auto"/>
              <w:left w:val="single" w:sz="4" w:space="0" w:color="auto"/>
              <w:bottom w:val="single" w:sz="4" w:space="0" w:color="auto"/>
              <w:right w:val="nil"/>
            </w:tcBorders>
          </w:tcPr>
          <w:p w14:paraId="6068D2C0" w14:textId="77777777" w:rsidR="00041F8D" w:rsidRPr="00C13447" w:rsidRDefault="00041F8D" w:rsidP="00DE2948">
            <w:pPr>
              <w:pStyle w:val="Paragraphe"/>
            </w:pPr>
            <w:r w:rsidRPr="00C13447">
              <w:t xml:space="preserve">IDPs </w:t>
            </w:r>
            <w:r w:rsidRPr="00203E0E">
              <w:rPr>
                <w:color w:val="58585A" w:themeColor="background2"/>
                <w:sz w:val="20"/>
              </w:rPr>
              <w:t>[Other, Specify]</w:t>
            </w:r>
          </w:p>
        </w:tc>
      </w:tr>
      <w:tr w:rsidR="00041F8D" w:rsidRPr="003500BA" w14:paraId="3B3DF7B4" w14:textId="77777777" w:rsidTr="00DE2948">
        <w:trPr>
          <w:gridAfter w:val="1"/>
          <w:wAfter w:w="139" w:type="dxa"/>
        </w:trPr>
        <w:tc>
          <w:tcPr>
            <w:tcW w:w="2132" w:type="dxa"/>
            <w:tcBorders>
              <w:top w:val="nil"/>
              <w:left w:val="nil"/>
              <w:bottom w:val="nil"/>
              <w:right w:val="single" w:sz="4" w:space="0" w:color="auto"/>
            </w:tcBorders>
          </w:tcPr>
          <w:p w14:paraId="6C7D7D24" w14:textId="77777777" w:rsidR="00041F8D" w:rsidRPr="00C13447" w:rsidRDefault="00041F8D" w:rsidP="00DE2948">
            <w:pPr>
              <w:pStyle w:val="Paragraphe"/>
              <w:rPr>
                <w:b/>
              </w:rPr>
            </w:pPr>
          </w:p>
        </w:tc>
        <w:tc>
          <w:tcPr>
            <w:tcW w:w="567" w:type="dxa"/>
            <w:tcBorders>
              <w:top w:val="single" w:sz="4" w:space="0" w:color="auto"/>
              <w:left w:val="single" w:sz="4" w:space="0" w:color="auto"/>
              <w:bottom w:val="single" w:sz="4" w:space="0" w:color="auto"/>
              <w:right w:val="nil"/>
            </w:tcBorders>
          </w:tcPr>
          <w:p w14:paraId="2536D121" w14:textId="0CA7A0CC" w:rsidR="00041F8D" w:rsidRPr="00C13447" w:rsidRDefault="00FF2CA3" w:rsidP="00DE2948">
            <w:pPr>
              <w:pStyle w:val="Paragraphe"/>
            </w:pPr>
            <w:r>
              <w:rPr>
                <w:sz w:val="20"/>
              </w:rPr>
              <w:t>X</w:t>
            </w:r>
          </w:p>
        </w:tc>
        <w:tc>
          <w:tcPr>
            <w:tcW w:w="2976" w:type="dxa"/>
            <w:gridSpan w:val="3"/>
            <w:tcBorders>
              <w:top w:val="single" w:sz="4" w:space="0" w:color="auto"/>
              <w:left w:val="single" w:sz="4" w:space="0" w:color="auto"/>
              <w:bottom w:val="single" w:sz="4" w:space="0" w:color="auto"/>
              <w:right w:val="nil"/>
            </w:tcBorders>
          </w:tcPr>
          <w:p w14:paraId="4301ACFD" w14:textId="77777777" w:rsidR="00041F8D" w:rsidRPr="00C13447" w:rsidRDefault="00041F8D" w:rsidP="00DE2948">
            <w:pPr>
              <w:pStyle w:val="Paragraphe"/>
            </w:pPr>
            <w:r w:rsidRPr="00C13447">
              <w:t>Refugees in camp</w:t>
            </w:r>
          </w:p>
        </w:tc>
        <w:tc>
          <w:tcPr>
            <w:tcW w:w="284" w:type="dxa"/>
            <w:tcBorders>
              <w:top w:val="single" w:sz="4" w:space="0" w:color="auto"/>
              <w:left w:val="single" w:sz="4" w:space="0" w:color="auto"/>
              <w:bottom w:val="single" w:sz="4" w:space="0" w:color="auto"/>
              <w:right w:val="nil"/>
            </w:tcBorders>
          </w:tcPr>
          <w:p w14:paraId="3256431F" w14:textId="77777777" w:rsidR="00041F8D" w:rsidRPr="00C13447" w:rsidRDefault="00041F8D" w:rsidP="00DE2948">
            <w:pPr>
              <w:pStyle w:val="Paragraphe"/>
            </w:pPr>
            <w:r w:rsidRPr="00C13447">
              <w:rPr>
                <w:sz w:val="20"/>
              </w:rPr>
              <w:t>□</w:t>
            </w:r>
          </w:p>
        </w:tc>
        <w:tc>
          <w:tcPr>
            <w:tcW w:w="3539" w:type="dxa"/>
            <w:gridSpan w:val="3"/>
            <w:tcBorders>
              <w:top w:val="single" w:sz="4" w:space="0" w:color="auto"/>
              <w:left w:val="single" w:sz="4" w:space="0" w:color="auto"/>
              <w:bottom w:val="single" w:sz="4" w:space="0" w:color="auto"/>
              <w:right w:val="nil"/>
            </w:tcBorders>
          </w:tcPr>
          <w:p w14:paraId="3259D49A" w14:textId="77777777" w:rsidR="00041F8D" w:rsidRPr="00C13447" w:rsidRDefault="00041F8D" w:rsidP="00DE2948">
            <w:pPr>
              <w:pStyle w:val="Paragraphe"/>
            </w:pPr>
            <w:r w:rsidRPr="00C13447">
              <w:t>Refugees in informal sites</w:t>
            </w:r>
          </w:p>
        </w:tc>
      </w:tr>
      <w:tr w:rsidR="00041F8D" w:rsidRPr="003500BA" w14:paraId="7C6DAB1D" w14:textId="77777777" w:rsidTr="00DE2948">
        <w:trPr>
          <w:gridAfter w:val="1"/>
          <w:wAfter w:w="139" w:type="dxa"/>
        </w:trPr>
        <w:tc>
          <w:tcPr>
            <w:tcW w:w="2132" w:type="dxa"/>
            <w:tcBorders>
              <w:top w:val="nil"/>
              <w:left w:val="nil"/>
              <w:bottom w:val="nil"/>
              <w:right w:val="single" w:sz="4" w:space="0" w:color="auto"/>
            </w:tcBorders>
          </w:tcPr>
          <w:p w14:paraId="53549379" w14:textId="77777777" w:rsidR="00041F8D" w:rsidRPr="00C13447" w:rsidRDefault="00041F8D" w:rsidP="00DE2948">
            <w:pPr>
              <w:pStyle w:val="Paragraphe"/>
              <w:rPr>
                <w:b/>
              </w:rPr>
            </w:pPr>
          </w:p>
        </w:tc>
        <w:tc>
          <w:tcPr>
            <w:tcW w:w="567" w:type="dxa"/>
            <w:tcBorders>
              <w:top w:val="single" w:sz="4" w:space="0" w:color="auto"/>
              <w:left w:val="single" w:sz="4" w:space="0" w:color="auto"/>
              <w:bottom w:val="single" w:sz="4" w:space="0" w:color="auto"/>
              <w:right w:val="nil"/>
            </w:tcBorders>
          </w:tcPr>
          <w:p w14:paraId="6EAA760D" w14:textId="77777777" w:rsidR="00041F8D" w:rsidRPr="00C13447" w:rsidRDefault="00041F8D" w:rsidP="00DE2948">
            <w:pPr>
              <w:pStyle w:val="Paragraphe"/>
            </w:pPr>
            <w:r w:rsidRPr="00C13447">
              <w:rPr>
                <w:sz w:val="20"/>
              </w:rPr>
              <w:t>□</w:t>
            </w:r>
          </w:p>
        </w:tc>
        <w:tc>
          <w:tcPr>
            <w:tcW w:w="2976" w:type="dxa"/>
            <w:gridSpan w:val="3"/>
            <w:tcBorders>
              <w:top w:val="single" w:sz="4" w:space="0" w:color="auto"/>
              <w:left w:val="single" w:sz="4" w:space="0" w:color="auto"/>
              <w:bottom w:val="single" w:sz="4" w:space="0" w:color="auto"/>
              <w:right w:val="nil"/>
            </w:tcBorders>
          </w:tcPr>
          <w:p w14:paraId="1C7FBC8C" w14:textId="77777777" w:rsidR="00041F8D" w:rsidRPr="00C13447" w:rsidRDefault="00041F8D" w:rsidP="00DE2948">
            <w:pPr>
              <w:pStyle w:val="Paragraphe"/>
            </w:pPr>
            <w:r w:rsidRPr="00C13447">
              <w:t>Refugees in host communities</w:t>
            </w:r>
          </w:p>
        </w:tc>
        <w:tc>
          <w:tcPr>
            <w:tcW w:w="284" w:type="dxa"/>
            <w:tcBorders>
              <w:top w:val="single" w:sz="4" w:space="0" w:color="auto"/>
              <w:left w:val="single" w:sz="4" w:space="0" w:color="auto"/>
              <w:bottom w:val="single" w:sz="4" w:space="0" w:color="auto"/>
              <w:right w:val="nil"/>
            </w:tcBorders>
          </w:tcPr>
          <w:p w14:paraId="6B710905" w14:textId="77777777" w:rsidR="00041F8D" w:rsidRPr="00C13447" w:rsidRDefault="00041F8D" w:rsidP="00DE2948">
            <w:pPr>
              <w:pStyle w:val="Paragraphe"/>
            </w:pPr>
            <w:r w:rsidRPr="00C13447">
              <w:rPr>
                <w:sz w:val="20"/>
              </w:rPr>
              <w:t>□</w:t>
            </w:r>
          </w:p>
        </w:tc>
        <w:tc>
          <w:tcPr>
            <w:tcW w:w="3539" w:type="dxa"/>
            <w:gridSpan w:val="3"/>
            <w:tcBorders>
              <w:top w:val="single" w:sz="4" w:space="0" w:color="auto"/>
              <w:left w:val="single" w:sz="4" w:space="0" w:color="auto"/>
              <w:bottom w:val="single" w:sz="4" w:space="0" w:color="auto"/>
              <w:right w:val="nil"/>
            </w:tcBorders>
          </w:tcPr>
          <w:p w14:paraId="6A73ED90" w14:textId="77777777" w:rsidR="00041F8D" w:rsidRPr="00C13447" w:rsidRDefault="00041F8D" w:rsidP="00DE2948">
            <w:pPr>
              <w:pStyle w:val="Paragraphe"/>
            </w:pPr>
            <w:r w:rsidRPr="00C13447">
              <w:t xml:space="preserve">Refugees </w:t>
            </w:r>
            <w:r w:rsidRPr="00203E0E">
              <w:rPr>
                <w:color w:val="58585A" w:themeColor="background2"/>
                <w:sz w:val="20"/>
              </w:rPr>
              <w:t>[Other, Specify]</w:t>
            </w:r>
          </w:p>
        </w:tc>
      </w:tr>
      <w:tr w:rsidR="00041F8D" w:rsidRPr="003500BA" w14:paraId="6FC1E3EE" w14:textId="77777777" w:rsidTr="00DE2948">
        <w:trPr>
          <w:gridAfter w:val="1"/>
          <w:wAfter w:w="139" w:type="dxa"/>
        </w:trPr>
        <w:tc>
          <w:tcPr>
            <w:tcW w:w="2132" w:type="dxa"/>
            <w:tcBorders>
              <w:top w:val="nil"/>
              <w:left w:val="nil"/>
              <w:bottom w:val="single" w:sz="4" w:space="0" w:color="auto"/>
              <w:right w:val="single" w:sz="4" w:space="0" w:color="auto"/>
            </w:tcBorders>
          </w:tcPr>
          <w:p w14:paraId="164A76C4" w14:textId="77777777" w:rsidR="00041F8D" w:rsidRPr="00C13447" w:rsidRDefault="00041F8D" w:rsidP="00DE2948">
            <w:pPr>
              <w:pStyle w:val="Paragraphe"/>
              <w:rPr>
                <w:b/>
              </w:rPr>
            </w:pPr>
          </w:p>
        </w:tc>
        <w:tc>
          <w:tcPr>
            <w:tcW w:w="567" w:type="dxa"/>
            <w:tcBorders>
              <w:top w:val="single" w:sz="4" w:space="0" w:color="auto"/>
              <w:left w:val="single" w:sz="4" w:space="0" w:color="auto"/>
              <w:bottom w:val="single" w:sz="4" w:space="0" w:color="auto"/>
              <w:right w:val="nil"/>
            </w:tcBorders>
          </w:tcPr>
          <w:p w14:paraId="41BB012A" w14:textId="190172AE" w:rsidR="00041F8D" w:rsidRPr="00C13447" w:rsidRDefault="0089340C" w:rsidP="00DE2948">
            <w:pPr>
              <w:pStyle w:val="Paragraphe"/>
            </w:pPr>
            <w:r>
              <w:rPr>
                <w:sz w:val="20"/>
              </w:rPr>
              <w:t>X</w:t>
            </w:r>
          </w:p>
        </w:tc>
        <w:tc>
          <w:tcPr>
            <w:tcW w:w="2976" w:type="dxa"/>
            <w:gridSpan w:val="3"/>
            <w:tcBorders>
              <w:top w:val="single" w:sz="4" w:space="0" w:color="auto"/>
              <w:left w:val="single" w:sz="4" w:space="0" w:color="auto"/>
              <w:bottom w:val="single" w:sz="4" w:space="0" w:color="auto"/>
              <w:right w:val="nil"/>
            </w:tcBorders>
          </w:tcPr>
          <w:p w14:paraId="3E28786E" w14:textId="77777777" w:rsidR="00041F8D" w:rsidRPr="00C13447" w:rsidRDefault="00041F8D" w:rsidP="00DE2948">
            <w:pPr>
              <w:pStyle w:val="Paragraphe"/>
            </w:pPr>
            <w:r w:rsidRPr="00C13447">
              <w:t>Host communities</w:t>
            </w:r>
          </w:p>
        </w:tc>
        <w:tc>
          <w:tcPr>
            <w:tcW w:w="284" w:type="dxa"/>
            <w:tcBorders>
              <w:top w:val="single" w:sz="4" w:space="0" w:color="auto"/>
              <w:left w:val="single" w:sz="4" w:space="0" w:color="auto"/>
              <w:bottom w:val="single" w:sz="4" w:space="0" w:color="auto"/>
              <w:right w:val="nil"/>
            </w:tcBorders>
          </w:tcPr>
          <w:p w14:paraId="31A0FB70" w14:textId="77777777" w:rsidR="00041F8D" w:rsidRPr="00C13447" w:rsidRDefault="00041F8D" w:rsidP="00DE2948">
            <w:pPr>
              <w:pStyle w:val="Paragraphe"/>
            </w:pPr>
            <w:r w:rsidRPr="00C13447">
              <w:rPr>
                <w:sz w:val="20"/>
              </w:rPr>
              <w:t>□</w:t>
            </w:r>
          </w:p>
        </w:tc>
        <w:tc>
          <w:tcPr>
            <w:tcW w:w="3539" w:type="dxa"/>
            <w:gridSpan w:val="3"/>
            <w:tcBorders>
              <w:top w:val="single" w:sz="4" w:space="0" w:color="auto"/>
              <w:left w:val="single" w:sz="4" w:space="0" w:color="auto"/>
              <w:bottom w:val="single" w:sz="4" w:space="0" w:color="auto"/>
              <w:right w:val="nil"/>
            </w:tcBorders>
          </w:tcPr>
          <w:p w14:paraId="07DACB9C" w14:textId="77777777" w:rsidR="00041F8D" w:rsidRPr="00C13447" w:rsidRDefault="00041F8D" w:rsidP="00DE2948">
            <w:pPr>
              <w:pStyle w:val="Paragraphe"/>
            </w:pPr>
            <w:r w:rsidRPr="00203E0E">
              <w:rPr>
                <w:color w:val="58585A" w:themeColor="background2"/>
                <w:sz w:val="20"/>
              </w:rPr>
              <w:t>[Other, Specify]</w:t>
            </w:r>
          </w:p>
        </w:tc>
      </w:tr>
      <w:tr w:rsidR="00041F8D" w:rsidRPr="003500BA" w14:paraId="793010A0" w14:textId="77777777" w:rsidTr="004F5C04">
        <w:trPr>
          <w:gridAfter w:val="1"/>
          <w:wAfter w:w="139" w:type="dxa"/>
        </w:trPr>
        <w:tc>
          <w:tcPr>
            <w:tcW w:w="2132" w:type="dxa"/>
            <w:tcBorders>
              <w:top w:val="single" w:sz="4" w:space="0" w:color="auto"/>
              <w:left w:val="nil"/>
              <w:bottom w:val="nil"/>
              <w:right w:val="single" w:sz="4" w:space="0" w:color="auto"/>
            </w:tcBorders>
          </w:tcPr>
          <w:p w14:paraId="7C520D81" w14:textId="77777777" w:rsidR="00041F8D" w:rsidRPr="00C13447" w:rsidRDefault="00041F8D" w:rsidP="00DE2948">
            <w:pPr>
              <w:pStyle w:val="Paragraphe"/>
              <w:rPr>
                <w:b/>
              </w:rPr>
            </w:pPr>
            <w:r w:rsidRPr="00C13447">
              <w:rPr>
                <w:b/>
              </w:rPr>
              <w:t>Stratification</w:t>
            </w:r>
          </w:p>
          <w:p w14:paraId="72DD0B5E" w14:textId="77777777" w:rsidR="00041F8D" w:rsidRPr="00C13447" w:rsidRDefault="00041F8D" w:rsidP="00DE2948">
            <w:pPr>
              <w:pStyle w:val="Paragraphe"/>
              <w:rPr>
                <w:b/>
                <w:i/>
              </w:rPr>
            </w:pPr>
            <w:r w:rsidRPr="00C13447">
              <w:rPr>
                <w:i/>
                <w:sz w:val="20"/>
              </w:rPr>
              <w:t>Select type(s) and enter number of strata</w:t>
            </w:r>
          </w:p>
        </w:tc>
        <w:tc>
          <w:tcPr>
            <w:tcW w:w="567" w:type="dxa"/>
            <w:tcBorders>
              <w:top w:val="single" w:sz="4" w:space="0" w:color="auto"/>
              <w:left w:val="single" w:sz="4" w:space="0" w:color="auto"/>
              <w:bottom w:val="single" w:sz="4" w:space="0" w:color="auto"/>
              <w:right w:val="nil"/>
            </w:tcBorders>
          </w:tcPr>
          <w:p w14:paraId="2509F895" w14:textId="4AC826E4" w:rsidR="00041F8D" w:rsidRPr="00C13447" w:rsidRDefault="00BC0E70" w:rsidP="00DE2948">
            <w:pPr>
              <w:pStyle w:val="Paragraphe"/>
            </w:pPr>
            <w:r>
              <w:rPr>
                <w:sz w:val="20"/>
              </w:rPr>
              <w:t>X</w:t>
            </w:r>
          </w:p>
        </w:tc>
        <w:tc>
          <w:tcPr>
            <w:tcW w:w="2268" w:type="dxa"/>
            <w:tcBorders>
              <w:top w:val="single" w:sz="4" w:space="0" w:color="auto"/>
              <w:left w:val="single" w:sz="4" w:space="0" w:color="auto"/>
              <w:bottom w:val="single" w:sz="4" w:space="0" w:color="auto"/>
              <w:right w:val="nil"/>
            </w:tcBorders>
          </w:tcPr>
          <w:p w14:paraId="0A92211B" w14:textId="43F48D05" w:rsidR="00041F8D" w:rsidRPr="00C13447" w:rsidRDefault="00041F8D" w:rsidP="00DE2948">
            <w:pPr>
              <w:pStyle w:val="Paragraphe"/>
            </w:pPr>
            <w:r w:rsidRPr="00C13447">
              <w:t>Geogra</w:t>
            </w:r>
            <w:r w:rsidRPr="0002050B">
              <w:t>phical #:</w:t>
            </w:r>
            <w:r w:rsidR="000D4992" w:rsidRPr="0002050B">
              <w:t xml:space="preserve"> </w:t>
            </w:r>
            <w:r w:rsidR="002F753D" w:rsidRPr="0002050B">
              <w:t>2 upazilas</w:t>
            </w:r>
            <w:r w:rsidR="009915E7">
              <w:t xml:space="preserve"> (Ukhiya and Teknaf)</w:t>
            </w:r>
          </w:p>
          <w:p w14:paraId="230CCC65" w14:textId="77ECB60B" w:rsidR="00041F8D" w:rsidRPr="00C13447" w:rsidRDefault="00041F8D" w:rsidP="00DE2948">
            <w:pPr>
              <w:pStyle w:val="Paragraphe"/>
            </w:pPr>
            <w:r w:rsidRPr="00C13447">
              <w:t xml:space="preserve">Population size per strata is known? </w:t>
            </w:r>
            <w:r w:rsidR="000D4992">
              <w:rPr>
                <w:sz w:val="20"/>
              </w:rPr>
              <w:t>X</w:t>
            </w:r>
            <w:r w:rsidRPr="00C13447">
              <w:rPr>
                <w:sz w:val="20"/>
              </w:rPr>
              <w:t xml:space="preserve">  Yes □  No</w:t>
            </w:r>
          </w:p>
        </w:tc>
        <w:tc>
          <w:tcPr>
            <w:tcW w:w="277" w:type="dxa"/>
            <w:tcBorders>
              <w:top w:val="single" w:sz="4" w:space="0" w:color="auto"/>
              <w:left w:val="single" w:sz="4" w:space="0" w:color="auto"/>
              <w:bottom w:val="single" w:sz="4" w:space="0" w:color="auto"/>
              <w:right w:val="nil"/>
            </w:tcBorders>
          </w:tcPr>
          <w:p w14:paraId="3D0A1263" w14:textId="03F4AF67" w:rsidR="00041F8D" w:rsidRPr="00C13447" w:rsidRDefault="009915E7" w:rsidP="00DE2948">
            <w:pPr>
              <w:pStyle w:val="Paragraphe"/>
            </w:pPr>
            <w:r>
              <w:rPr>
                <w:sz w:val="20"/>
              </w:rPr>
              <w:t>X</w:t>
            </w:r>
          </w:p>
        </w:tc>
        <w:tc>
          <w:tcPr>
            <w:tcW w:w="1984" w:type="dxa"/>
            <w:gridSpan w:val="3"/>
            <w:tcBorders>
              <w:top w:val="single" w:sz="4" w:space="0" w:color="auto"/>
              <w:left w:val="single" w:sz="4" w:space="0" w:color="auto"/>
              <w:bottom w:val="single" w:sz="4" w:space="0" w:color="auto"/>
              <w:right w:val="nil"/>
            </w:tcBorders>
          </w:tcPr>
          <w:p w14:paraId="467035AF" w14:textId="709DB382" w:rsidR="00041F8D" w:rsidRPr="00C13447" w:rsidRDefault="00041F8D" w:rsidP="00DE2948">
            <w:pPr>
              <w:pStyle w:val="Paragraphe"/>
            </w:pPr>
            <w:r w:rsidRPr="00C13447">
              <w:t xml:space="preserve">Group #: </w:t>
            </w:r>
            <w:r w:rsidR="00571065">
              <w:t xml:space="preserve">Refugees and </w:t>
            </w:r>
            <w:r w:rsidR="00647D0B">
              <w:t>HC</w:t>
            </w:r>
          </w:p>
          <w:p w14:paraId="59C84C9F" w14:textId="77777777" w:rsidR="00041F8D" w:rsidRPr="00C13447" w:rsidRDefault="00041F8D" w:rsidP="00DE2948">
            <w:pPr>
              <w:pStyle w:val="Paragraphe"/>
            </w:pPr>
            <w:r w:rsidRPr="00C13447">
              <w:t xml:space="preserve">Population size per strata is known? </w:t>
            </w:r>
          </w:p>
          <w:p w14:paraId="743045A0" w14:textId="5CF9BE6F" w:rsidR="00041F8D" w:rsidRPr="00C13447" w:rsidRDefault="00571065" w:rsidP="00DE2948">
            <w:pPr>
              <w:pStyle w:val="Paragraphe"/>
            </w:pPr>
            <w:r>
              <w:rPr>
                <w:sz w:val="20"/>
              </w:rPr>
              <w:t>X</w:t>
            </w:r>
            <w:r w:rsidRPr="00C13447">
              <w:rPr>
                <w:sz w:val="20"/>
              </w:rPr>
              <w:t xml:space="preserve">  Yes </w:t>
            </w:r>
            <w:r w:rsidR="00041F8D" w:rsidRPr="00C13447">
              <w:rPr>
                <w:sz w:val="20"/>
              </w:rPr>
              <w:t>□  No</w:t>
            </w:r>
          </w:p>
        </w:tc>
        <w:tc>
          <w:tcPr>
            <w:tcW w:w="236" w:type="dxa"/>
            <w:tcBorders>
              <w:top w:val="single" w:sz="4" w:space="0" w:color="auto"/>
              <w:left w:val="single" w:sz="4" w:space="0" w:color="auto"/>
              <w:bottom w:val="single" w:sz="4" w:space="0" w:color="auto"/>
              <w:right w:val="nil"/>
            </w:tcBorders>
          </w:tcPr>
          <w:p w14:paraId="7AEC1178" w14:textId="77777777" w:rsidR="00041F8D" w:rsidRPr="00C13447" w:rsidRDefault="00041F8D" w:rsidP="00DE2948">
            <w:pPr>
              <w:pStyle w:val="Paragraphe"/>
            </w:pPr>
            <w:r w:rsidRPr="00C13447">
              <w:rPr>
                <w:sz w:val="20"/>
              </w:rPr>
              <w:t>□</w:t>
            </w:r>
          </w:p>
        </w:tc>
        <w:tc>
          <w:tcPr>
            <w:tcW w:w="2034" w:type="dxa"/>
            <w:tcBorders>
              <w:top w:val="nil"/>
              <w:left w:val="single" w:sz="4" w:space="0" w:color="auto"/>
              <w:bottom w:val="single" w:sz="4" w:space="0" w:color="000000" w:themeColor="text1"/>
              <w:right w:val="nil"/>
            </w:tcBorders>
          </w:tcPr>
          <w:p w14:paraId="4D671CA8" w14:textId="77777777" w:rsidR="00041F8D" w:rsidRPr="00C13447" w:rsidRDefault="00041F8D" w:rsidP="00DE2948">
            <w:pPr>
              <w:pStyle w:val="Paragraphe"/>
            </w:pPr>
            <w:r w:rsidRPr="00C13447">
              <w:rPr>
                <w:i/>
              </w:rPr>
              <w:t>[Other Specify]</w:t>
            </w:r>
            <w:r w:rsidRPr="00C13447">
              <w:t xml:space="preserve"> #: _ _ </w:t>
            </w:r>
          </w:p>
          <w:p w14:paraId="07C340D0" w14:textId="77777777" w:rsidR="00041F8D" w:rsidRPr="00C13447" w:rsidRDefault="00041F8D" w:rsidP="00DE2948">
            <w:pPr>
              <w:pStyle w:val="Paragraphe"/>
            </w:pPr>
            <w:r w:rsidRPr="00C13447">
              <w:t xml:space="preserve">Population size per strata is known? </w:t>
            </w:r>
          </w:p>
          <w:p w14:paraId="689A0EA0" w14:textId="77777777" w:rsidR="00041F8D" w:rsidRPr="00C13447" w:rsidRDefault="00041F8D" w:rsidP="00DE2948">
            <w:pPr>
              <w:pStyle w:val="Paragraphe"/>
            </w:pPr>
            <w:r w:rsidRPr="00C13447">
              <w:rPr>
                <w:sz w:val="20"/>
              </w:rPr>
              <w:t>□  Yes □  No</w:t>
            </w:r>
          </w:p>
        </w:tc>
      </w:tr>
      <w:tr w:rsidR="00041F8D" w:rsidRPr="003500BA" w14:paraId="74018FCD" w14:textId="77777777" w:rsidTr="00DE2948">
        <w:trPr>
          <w:gridAfter w:val="1"/>
          <w:wAfter w:w="139" w:type="dxa"/>
        </w:trPr>
        <w:tc>
          <w:tcPr>
            <w:tcW w:w="2132" w:type="dxa"/>
            <w:tcBorders>
              <w:top w:val="single" w:sz="4" w:space="0" w:color="auto"/>
              <w:left w:val="nil"/>
              <w:bottom w:val="nil"/>
              <w:right w:val="single" w:sz="4" w:space="0" w:color="auto"/>
            </w:tcBorders>
          </w:tcPr>
          <w:p w14:paraId="43FAB7AC" w14:textId="77777777" w:rsidR="00041F8D" w:rsidRPr="00C13447" w:rsidRDefault="00041F8D" w:rsidP="00DE2948">
            <w:pPr>
              <w:pStyle w:val="Paragraphe"/>
              <w:rPr>
                <w:b/>
              </w:rPr>
            </w:pPr>
            <w:r w:rsidRPr="00C13447">
              <w:rPr>
                <w:b/>
              </w:rPr>
              <w:t xml:space="preserve">Data collection tool(s) </w:t>
            </w:r>
          </w:p>
        </w:tc>
        <w:tc>
          <w:tcPr>
            <w:tcW w:w="567" w:type="dxa"/>
            <w:tcBorders>
              <w:top w:val="single" w:sz="4" w:space="0" w:color="auto"/>
              <w:left w:val="single" w:sz="4" w:space="0" w:color="auto"/>
              <w:bottom w:val="single" w:sz="4" w:space="0" w:color="auto"/>
              <w:right w:val="nil"/>
            </w:tcBorders>
          </w:tcPr>
          <w:p w14:paraId="04650A8B" w14:textId="51018D2C" w:rsidR="00041F8D" w:rsidRPr="00C13447" w:rsidRDefault="000D4992" w:rsidP="00DE2948">
            <w:pPr>
              <w:pStyle w:val="Paragraphe"/>
            </w:pPr>
            <w:r>
              <w:rPr>
                <w:sz w:val="20"/>
              </w:rPr>
              <w:t>X</w:t>
            </w:r>
          </w:p>
        </w:tc>
        <w:tc>
          <w:tcPr>
            <w:tcW w:w="2976" w:type="dxa"/>
            <w:gridSpan w:val="3"/>
            <w:tcBorders>
              <w:top w:val="single" w:sz="4" w:space="0" w:color="auto"/>
              <w:left w:val="single" w:sz="4" w:space="0" w:color="auto"/>
              <w:bottom w:val="single" w:sz="4" w:space="0" w:color="auto"/>
              <w:right w:val="nil"/>
            </w:tcBorders>
          </w:tcPr>
          <w:p w14:paraId="33522DCB" w14:textId="77777777" w:rsidR="00041F8D" w:rsidRPr="00C13447" w:rsidDel="001D56E0" w:rsidRDefault="00041F8D" w:rsidP="00DE2948">
            <w:pPr>
              <w:pStyle w:val="Paragraphe"/>
            </w:pPr>
            <w:r w:rsidRPr="00C13447">
              <w:t>Structured (Quantitative)</w:t>
            </w:r>
          </w:p>
        </w:tc>
        <w:tc>
          <w:tcPr>
            <w:tcW w:w="284" w:type="dxa"/>
            <w:tcBorders>
              <w:top w:val="single" w:sz="4" w:space="0" w:color="auto"/>
              <w:left w:val="single" w:sz="4" w:space="0" w:color="auto"/>
              <w:bottom w:val="single" w:sz="4" w:space="0" w:color="auto"/>
              <w:right w:val="nil"/>
            </w:tcBorders>
          </w:tcPr>
          <w:p w14:paraId="72B3A088" w14:textId="3F93DEBD" w:rsidR="00041F8D" w:rsidRPr="00C13447" w:rsidRDefault="00FF2CA3" w:rsidP="00DE2948">
            <w:pPr>
              <w:pStyle w:val="NoSpacing"/>
              <w:rPr>
                <w:b/>
                <w:lang w:val="en-GB"/>
              </w:rPr>
            </w:pPr>
            <w:r>
              <w:rPr>
                <w:sz w:val="20"/>
              </w:rPr>
              <w:t>X</w:t>
            </w:r>
          </w:p>
        </w:tc>
        <w:tc>
          <w:tcPr>
            <w:tcW w:w="3539" w:type="dxa"/>
            <w:gridSpan w:val="3"/>
            <w:tcBorders>
              <w:top w:val="single" w:sz="4" w:space="0" w:color="auto"/>
              <w:left w:val="single" w:sz="4" w:space="0" w:color="auto"/>
              <w:bottom w:val="single" w:sz="4" w:space="0" w:color="auto"/>
              <w:right w:val="nil"/>
            </w:tcBorders>
          </w:tcPr>
          <w:p w14:paraId="70226ECD" w14:textId="77777777" w:rsidR="00041F8D" w:rsidRPr="00C13447" w:rsidRDefault="00041F8D" w:rsidP="00DE2948">
            <w:pPr>
              <w:pStyle w:val="NoSpacing"/>
              <w:rPr>
                <w:lang w:val="en-GB"/>
              </w:rPr>
            </w:pPr>
            <w:r w:rsidRPr="00C13447">
              <w:rPr>
                <w:rFonts w:ascii="Arial Narrow" w:hAnsi="Arial Narrow"/>
                <w:lang w:val="en-GB"/>
              </w:rPr>
              <w:t>Semi-structured (Qualitative)</w:t>
            </w:r>
          </w:p>
        </w:tc>
      </w:tr>
      <w:tr w:rsidR="00041F8D" w:rsidRPr="003500BA" w14:paraId="2DD682E0"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7AF6A9E0" w14:textId="77777777" w:rsidR="00041F8D" w:rsidRPr="00C13447" w:rsidRDefault="00041F8D" w:rsidP="00DE2948">
            <w:pPr>
              <w:pStyle w:val="Paragraphe"/>
              <w:rPr>
                <w:b/>
              </w:rPr>
            </w:pPr>
          </w:p>
        </w:tc>
        <w:tc>
          <w:tcPr>
            <w:tcW w:w="3543" w:type="dxa"/>
            <w:gridSpan w:val="4"/>
            <w:tcBorders>
              <w:top w:val="single" w:sz="4" w:space="0" w:color="auto"/>
              <w:left w:val="single" w:sz="4" w:space="0" w:color="auto"/>
              <w:bottom w:val="single" w:sz="4" w:space="0" w:color="auto"/>
              <w:right w:val="nil"/>
            </w:tcBorders>
            <w:shd w:val="clear" w:color="auto" w:fill="D2CBB8" w:themeFill="accent3"/>
          </w:tcPr>
          <w:p w14:paraId="63DFE0B2" w14:textId="77777777" w:rsidR="00041F8D" w:rsidRPr="00C13447" w:rsidRDefault="00041F8D" w:rsidP="00DE2948">
            <w:pPr>
              <w:pStyle w:val="NoSpacing"/>
              <w:rPr>
                <w:b/>
                <w:lang w:val="en-GB"/>
              </w:rPr>
            </w:pPr>
            <w:r w:rsidRPr="00C13447">
              <w:rPr>
                <w:rFonts w:ascii="Arial Narrow" w:hAnsi="Arial Narrow"/>
                <w:b/>
                <w:lang w:val="en-GB"/>
              </w:rPr>
              <w:t>Sampling method</w:t>
            </w:r>
          </w:p>
        </w:tc>
        <w:tc>
          <w:tcPr>
            <w:tcW w:w="3823" w:type="dxa"/>
            <w:gridSpan w:val="4"/>
            <w:tcBorders>
              <w:top w:val="single" w:sz="4" w:space="0" w:color="auto"/>
              <w:left w:val="single" w:sz="4" w:space="0" w:color="auto"/>
              <w:bottom w:val="single" w:sz="4" w:space="0" w:color="auto"/>
              <w:right w:val="nil"/>
            </w:tcBorders>
            <w:shd w:val="clear" w:color="auto" w:fill="D2CBB8" w:themeFill="accent3"/>
          </w:tcPr>
          <w:p w14:paraId="1EBC0347" w14:textId="77777777" w:rsidR="00041F8D" w:rsidRPr="00CD05F3" w:rsidRDefault="00041F8D" w:rsidP="00DE2948">
            <w:pPr>
              <w:pStyle w:val="NoSpacing"/>
              <w:rPr>
                <w:rFonts w:asciiTheme="minorHAnsi" w:hAnsiTheme="minorHAnsi"/>
                <w:b/>
                <w:lang w:val="en-GB"/>
              </w:rPr>
            </w:pPr>
            <w:r w:rsidRPr="00CD05F3">
              <w:rPr>
                <w:rFonts w:asciiTheme="minorHAnsi" w:hAnsiTheme="minorHAnsi"/>
                <w:b/>
                <w:lang w:val="en-GB"/>
              </w:rPr>
              <w:t xml:space="preserve">Data collection method </w:t>
            </w:r>
          </w:p>
        </w:tc>
      </w:tr>
      <w:tr w:rsidR="00041F8D" w:rsidRPr="003500BA" w14:paraId="0673A89F"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19679B2D" w14:textId="77777777" w:rsidR="00041F8D" w:rsidRPr="00C13447" w:rsidRDefault="00041F8D" w:rsidP="00DE2948">
            <w:pPr>
              <w:pStyle w:val="Paragraphe"/>
              <w:rPr>
                <w:b/>
              </w:rPr>
            </w:pPr>
            <w:r w:rsidRPr="00C13447">
              <w:rPr>
                <w:b/>
              </w:rPr>
              <w:t>Structured data collection tool # 1</w:t>
            </w:r>
          </w:p>
          <w:p w14:paraId="053CA297" w14:textId="77777777" w:rsidR="00041F8D" w:rsidRDefault="00041F8D" w:rsidP="00DE2948">
            <w:pPr>
              <w:pStyle w:val="Paragraphe"/>
              <w:rPr>
                <w:iCs/>
                <w:sz w:val="20"/>
              </w:rPr>
            </w:pPr>
          </w:p>
          <w:p w14:paraId="36B8D1FC" w14:textId="7468419F" w:rsidR="000D4992" w:rsidRPr="000D4992" w:rsidDel="001D56E0" w:rsidRDefault="00CC2DF6" w:rsidP="00DE2948">
            <w:pPr>
              <w:pStyle w:val="Paragraphe"/>
              <w:rPr>
                <w:iCs/>
              </w:rPr>
            </w:pPr>
            <w:r>
              <w:rPr>
                <w:iCs/>
                <w:sz w:val="20"/>
              </w:rPr>
              <w:t xml:space="preserve">Rohingya </w:t>
            </w:r>
            <w:r w:rsidR="00A62909">
              <w:rPr>
                <w:iCs/>
                <w:sz w:val="20"/>
              </w:rPr>
              <w:t>and Bangladeshi caregivers</w:t>
            </w:r>
          </w:p>
        </w:tc>
        <w:tc>
          <w:tcPr>
            <w:tcW w:w="3543" w:type="dxa"/>
            <w:gridSpan w:val="4"/>
            <w:tcBorders>
              <w:top w:val="single" w:sz="4" w:space="0" w:color="auto"/>
              <w:left w:val="single" w:sz="4" w:space="0" w:color="auto"/>
              <w:bottom w:val="single" w:sz="4" w:space="0" w:color="auto"/>
              <w:right w:val="single" w:sz="4" w:space="0" w:color="auto"/>
            </w:tcBorders>
          </w:tcPr>
          <w:p w14:paraId="6B5C72B5" w14:textId="77777777" w:rsidR="00041F8D" w:rsidRPr="00C13447" w:rsidRDefault="00041F8D" w:rsidP="00DE2948">
            <w:pPr>
              <w:pStyle w:val="Paragraphe"/>
              <w:spacing w:before="120" w:line="360" w:lineRule="auto"/>
              <w:rPr>
                <w:sz w:val="20"/>
              </w:rPr>
            </w:pPr>
            <w:r w:rsidRPr="00C13447">
              <w:rPr>
                <w:sz w:val="20"/>
              </w:rPr>
              <w:t>□  Purposive</w:t>
            </w:r>
          </w:p>
          <w:p w14:paraId="54A97281" w14:textId="1F77470B" w:rsidR="00041F8D" w:rsidRPr="00CC2DF6" w:rsidRDefault="00CC2DF6" w:rsidP="00DE2948">
            <w:pPr>
              <w:pStyle w:val="Paragraphe"/>
              <w:spacing w:line="360" w:lineRule="auto"/>
              <w:rPr>
                <w:b/>
                <w:bCs/>
                <w:sz w:val="20"/>
              </w:rPr>
            </w:pPr>
            <w:r w:rsidRPr="00CC2DF6">
              <w:rPr>
                <w:b/>
                <w:bCs/>
                <w:sz w:val="20"/>
              </w:rPr>
              <w:t xml:space="preserve">X  </w:t>
            </w:r>
            <w:r w:rsidR="00041F8D" w:rsidRPr="00CC2DF6">
              <w:rPr>
                <w:b/>
                <w:bCs/>
                <w:sz w:val="20"/>
              </w:rPr>
              <w:t>Probability / Simple random</w:t>
            </w:r>
          </w:p>
          <w:p w14:paraId="039A964F" w14:textId="14C019AF" w:rsidR="00041F8D" w:rsidRPr="00CC2DF6" w:rsidRDefault="000C6BE4" w:rsidP="00DE2948">
            <w:pPr>
              <w:pStyle w:val="Paragraphe"/>
              <w:spacing w:line="360" w:lineRule="auto"/>
              <w:rPr>
                <w:sz w:val="20"/>
              </w:rPr>
            </w:pPr>
            <w:r w:rsidRPr="00C13447">
              <w:rPr>
                <w:sz w:val="20"/>
              </w:rPr>
              <w:t>□</w:t>
            </w:r>
            <w:r w:rsidR="00CC2DF6" w:rsidRPr="00C13447">
              <w:rPr>
                <w:sz w:val="20"/>
              </w:rPr>
              <w:t xml:space="preserve"> </w:t>
            </w:r>
            <w:r w:rsidR="00041F8D" w:rsidRPr="00CC2DF6">
              <w:rPr>
                <w:sz w:val="20"/>
              </w:rPr>
              <w:t>Probability / Stratified simple random</w:t>
            </w:r>
          </w:p>
          <w:p w14:paraId="6DCCA059" w14:textId="740B951E" w:rsidR="00630C09" w:rsidRPr="009F6DB5" w:rsidRDefault="000C6BE4" w:rsidP="00630C09">
            <w:pPr>
              <w:pStyle w:val="Paragraphe"/>
              <w:spacing w:line="360" w:lineRule="auto"/>
              <w:rPr>
                <w:sz w:val="20"/>
              </w:rPr>
            </w:pPr>
            <w:r w:rsidRPr="00C13447">
              <w:rPr>
                <w:sz w:val="20"/>
              </w:rPr>
              <w:t>□</w:t>
            </w:r>
            <w:r w:rsidR="00630C09" w:rsidRPr="009F6DB5">
              <w:rPr>
                <w:sz w:val="20"/>
              </w:rPr>
              <w:t xml:space="preserve">  Probability / Cluster sampling</w:t>
            </w:r>
          </w:p>
          <w:p w14:paraId="767219B3" w14:textId="015A3952" w:rsidR="00041F8D" w:rsidRPr="00BB4628" w:rsidRDefault="00BB4628" w:rsidP="00DE2948">
            <w:pPr>
              <w:pStyle w:val="Paragraphe"/>
              <w:spacing w:line="360" w:lineRule="auto"/>
              <w:rPr>
                <w:sz w:val="20"/>
              </w:rPr>
            </w:pPr>
            <w:r w:rsidRPr="00C13447">
              <w:rPr>
                <w:sz w:val="20"/>
              </w:rPr>
              <w:t>□</w:t>
            </w:r>
            <w:r w:rsidR="00041F8D" w:rsidRPr="007C1E6D">
              <w:rPr>
                <w:b/>
                <w:bCs/>
                <w:sz w:val="20"/>
              </w:rPr>
              <w:t xml:space="preserve">  </w:t>
            </w:r>
            <w:r w:rsidR="00041F8D" w:rsidRPr="00BB4628">
              <w:rPr>
                <w:sz w:val="20"/>
              </w:rPr>
              <w:t>Probability / Stratified cluster sampling</w:t>
            </w:r>
          </w:p>
          <w:p w14:paraId="1250D0A1" w14:textId="77777777" w:rsidR="00041F8D" w:rsidRPr="00C13447" w:rsidDel="001D56E0" w:rsidRDefault="00041F8D" w:rsidP="00DE2948">
            <w:pPr>
              <w:pStyle w:val="Paragraphe"/>
              <w:spacing w:line="360" w:lineRule="auto"/>
            </w:pPr>
            <w:r w:rsidRPr="00C13447">
              <w:rPr>
                <w:sz w:val="20"/>
              </w:rPr>
              <w:t xml:space="preserve">□  </w:t>
            </w:r>
            <w:r w:rsidRPr="00203E0E">
              <w:rPr>
                <w:color w:val="58585A" w:themeColor="background2"/>
                <w:sz w:val="20"/>
              </w:rPr>
              <w:t>[Other, Specify]</w:t>
            </w:r>
          </w:p>
        </w:tc>
        <w:tc>
          <w:tcPr>
            <w:tcW w:w="3823" w:type="dxa"/>
            <w:gridSpan w:val="4"/>
            <w:tcBorders>
              <w:top w:val="single" w:sz="4" w:space="0" w:color="auto"/>
              <w:left w:val="single" w:sz="4" w:space="0" w:color="auto"/>
              <w:bottom w:val="single" w:sz="4" w:space="0" w:color="auto"/>
              <w:right w:val="nil"/>
            </w:tcBorders>
          </w:tcPr>
          <w:p w14:paraId="416079D8" w14:textId="77777777" w:rsidR="00041F8D" w:rsidRPr="00C13447" w:rsidRDefault="00041F8D" w:rsidP="00DE2948">
            <w:pPr>
              <w:pStyle w:val="Paragraphe"/>
              <w:spacing w:before="120" w:line="360" w:lineRule="auto"/>
              <w:rPr>
                <w:sz w:val="20"/>
              </w:rPr>
            </w:pPr>
            <w:r w:rsidRPr="00C13447">
              <w:rPr>
                <w:sz w:val="20"/>
              </w:rPr>
              <w:t xml:space="preserve">□  Key informant interview (Target #):_ _ _ _ _ </w:t>
            </w:r>
          </w:p>
          <w:p w14:paraId="61FA3103" w14:textId="7B649635" w:rsidR="008710A9" w:rsidRDefault="00041F8D" w:rsidP="00C45D0E">
            <w:pPr>
              <w:pStyle w:val="Paragraphe"/>
              <w:spacing w:line="360" w:lineRule="auto"/>
              <w:rPr>
                <w:b/>
                <w:bCs/>
                <w:sz w:val="20"/>
              </w:rPr>
            </w:pPr>
            <w:r w:rsidRPr="00C13447">
              <w:rPr>
                <w:sz w:val="20"/>
              </w:rPr>
              <w:t>□  Group discussion (Target #):_ _ _ _ _</w:t>
            </w:r>
          </w:p>
          <w:p w14:paraId="43D3258D" w14:textId="3891D0AC" w:rsidR="00C45D0E" w:rsidRPr="00982DC9" w:rsidRDefault="00C45D0E" w:rsidP="00DE2948">
            <w:pPr>
              <w:pStyle w:val="Paragraphe"/>
              <w:spacing w:line="360" w:lineRule="auto"/>
              <w:rPr>
                <w:b/>
                <w:bCs/>
                <w:sz w:val="20"/>
              </w:rPr>
            </w:pPr>
            <w:r w:rsidRPr="00982DC9">
              <w:rPr>
                <w:b/>
                <w:bCs/>
                <w:sz w:val="20"/>
              </w:rPr>
              <w:t>X  Household interview (Target #): 200</w:t>
            </w:r>
            <w:r w:rsidR="0030261A">
              <w:rPr>
                <w:rStyle w:val="FootnoteReference"/>
                <w:b/>
                <w:bCs/>
                <w:sz w:val="20"/>
              </w:rPr>
              <w:footnoteReference w:id="2"/>
            </w:r>
            <w:r w:rsidRPr="00982DC9">
              <w:rPr>
                <w:b/>
                <w:bCs/>
                <w:sz w:val="20"/>
              </w:rPr>
              <w:t xml:space="preserve"> </w:t>
            </w:r>
            <w:r>
              <w:rPr>
                <w:b/>
                <w:bCs/>
                <w:sz w:val="20"/>
              </w:rPr>
              <w:t>with Rohingya caregivers and 200</w:t>
            </w:r>
            <w:r w:rsidR="00203572">
              <w:rPr>
                <w:rStyle w:val="FootnoteReference"/>
              </w:rPr>
              <w:t>2</w:t>
            </w:r>
            <w:r>
              <w:rPr>
                <w:b/>
                <w:bCs/>
                <w:sz w:val="20"/>
              </w:rPr>
              <w:t xml:space="preserve"> with Bangladeshi caregivers</w:t>
            </w:r>
            <w:r w:rsidRPr="00982DC9">
              <w:rPr>
                <w:b/>
                <w:bCs/>
                <w:sz w:val="20"/>
              </w:rPr>
              <w:t>, at a 95% level of confidence with a +/- 10</w:t>
            </w:r>
            <w:r w:rsidR="00571065">
              <w:rPr>
                <w:b/>
                <w:bCs/>
                <w:sz w:val="20"/>
              </w:rPr>
              <w:t>%</w:t>
            </w:r>
            <w:r w:rsidR="00571065" w:rsidRPr="00982DC9">
              <w:rPr>
                <w:b/>
                <w:bCs/>
                <w:sz w:val="20"/>
              </w:rPr>
              <w:t xml:space="preserve"> </w:t>
            </w:r>
            <w:r w:rsidR="00571065">
              <w:rPr>
                <w:b/>
                <w:bCs/>
                <w:sz w:val="20"/>
              </w:rPr>
              <w:t xml:space="preserve">margin of error </w:t>
            </w:r>
            <w:r w:rsidR="00571065" w:rsidRPr="00982DC9">
              <w:rPr>
                <w:b/>
                <w:bCs/>
                <w:sz w:val="20"/>
              </w:rPr>
              <w:t>at</w:t>
            </w:r>
            <w:r w:rsidR="00571065" w:rsidRPr="00FC49D3">
              <w:rPr>
                <w:b/>
                <w:bCs/>
                <w:sz w:val="20"/>
              </w:rPr>
              <w:t xml:space="preserve"> </w:t>
            </w:r>
            <w:r w:rsidR="00571065">
              <w:rPr>
                <w:b/>
                <w:bCs/>
                <w:sz w:val="20"/>
              </w:rPr>
              <w:t>the Upazila and demographic group-</w:t>
            </w:r>
            <w:r w:rsidR="00571065" w:rsidRPr="00FC49D3">
              <w:rPr>
                <w:b/>
                <w:bCs/>
                <w:sz w:val="20"/>
              </w:rPr>
              <w:t>level</w:t>
            </w:r>
            <w:r w:rsidR="00571065">
              <w:rPr>
                <w:b/>
                <w:bCs/>
                <w:sz w:val="20"/>
              </w:rPr>
              <w:t xml:space="preserve">, and 95% level of confidence with a +/- 7%  margin of error at the response-level </w:t>
            </w:r>
          </w:p>
          <w:p w14:paraId="26C8A2A2" w14:textId="2926E07E" w:rsidR="00041F8D" w:rsidRPr="00E42D9D" w:rsidRDefault="00E42D9D" w:rsidP="00DE2948">
            <w:pPr>
              <w:pStyle w:val="Paragraphe"/>
              <w:spacing w:line="360" w:lineRule="auto"/>
              <w:rPr>
                <w:sz w:val="20"/>
              </w:rPr>
            </w:pPr>
            <w:r w:rsidRPr="00C13447">
              <w:rPr>
                <w:sz w:val="20"/>
              </w:rPr>
              <w:t>□</w:t>
            </w:r>
            <w:r w:rsidR="00041F8D" w:rsidRPr="00E42D9D">
              <w:rPr>
                <w:sz w:val="20"/>
              </w:rPr>
              <w:t xml:space="preserve">  Individual interview (Target #):</w:t>
            </w:r>
            <w:r w:rsidRPr="00C13447">
              <w:rPr>
                <w:sz w:val="20"/>
              </w:rPr>
              <w:t>_ _ _ _ _</w:t>
            </w:r>
          </w:p>
          <w:p w14:paraId="7A13F418" w14:textId="77777777" w:rsidR="00041F8D" w:rsidRPr="00C13447" w:rsidRDefault="00041F8D" w:rsidP="00DE2948">
            <w:pPr>
              <w:pStyle w:val="Paragraphe"/>
              <w:spacing w:line="360" w:lineRule="auto"/>
              <w:rPr>
                <w:sz w:val="20"/>
              </w:rPr>
            </w:pPr>
            <w:r w:rsidRPr="00C13447">
              <w:rPr>
                <w:sz w:val="20"/>
              </w:rPr>
              <w:t>□  Direct observations (Target #):_ _ _ _ _</w:t>
            </w:r>
          </w:p>
          <w:p w14:paraId="6A88355A" w14:textId="77777777" w:rsidR="00041F8D" w:rsidRPr="00C13447" w:rsidRDefault="00041F8D" w:rsidP="00DE2948">
            <w:pPr>
              <w:pStyle w:val="Paragraphe"/>
              <w:spacing w:line="360" w:lineRule="auto"/>
            </w:pPr>
            <w:r w:rsidRPr="00C13447">
              <w:rPr>
                <w:sz w:val="20"/>
              </w:rPr>
              <w:t xml:space="preserve">□  </w:t>
            </w:r>
            <w:r w:rsidRPr="00203E0E">
              <w:rPr>
                <w:color w:val="58585A" w:themeColor="background2"/>
                <w:sz w:val="20"/>
              </w:rPr>
              <w:t>[Other, Specify]</w:t>
            </w:r>
            <w:r w:rsidRPr="00C13447" w:rsidDel="009B55FC">
              <w:rPr>
                <w:i/>
                <w:sz w:val="20"/>
              </w:rPr>
              <w:t xml:space="preserve"> </w:t>
            </w:r>
            <w:r w:rsidRPr="00C13447">
              <w:rPr>
                <w:sz w:val="20"/>
              </w:rPr>
              <w:t>(Target #):_ _ _ _ _</w:t>
            </w:r>
          </w:p>
        </w:tc>
      </w:tr>
      <w:tr w:rsidR="00041F8D" w:rsidRPr="00981EE3" w14:paraId="5639669A"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1E1896F5" w14:textId="77777777" w:rsidR="00041F8D" w:rsidRPr="00C13447" w:rsidRDefault="00041F8D" w:rsidP="00DE2948">
            <w:pPr>
              <w:pStyle w:val="Paragraphe"/>
              <w:rPr>
                <w:b/>
              </w:rPr>
            </w:pPr>
            <w:r w:rsidRPr="00C13447">
              <w:rPr>
                <w:b/>
              </w:rPr>
              <w:lastRenderedPageBreak/>
              <w:t>Structured data collection tool # 2</w:t>
            </w:r>
          </w:p>
          <w:p w14:paraId="2ABA41E1" w14:textId="77777777" w:rsidR="00041F8D" w:rsidRDefault="00041F8D" w:rsidP="00DE2948">
            <w:pPr>
              <w:pStyle w:val="Paragraphe"/>
              <w:rPr>
                <w:i/>
                <w:sz w:val="20"/>
              </w:rPr>
            </w:pPr>
          </w:p>
          <w:p w14:paraId="06B4A783" w14:textId="1EDDB2EB" w:rsidR="002D5746" w:rsidRPr="002D5746" w:rsidDel="001D56E0" w:rsidRDefault="00A62909" w:rsidP="00DE2948">
            <w:pPr>
              <w:pStyle w:val="Paragraphe"/>
              <w:rPr>
                <w:iCs/>
              </w:rPr>
            </w:pPr>
            <w:r>
              <w:rPr>
                <w:iCs/>
                <w:sz w:val="20"/>
              </w:rPr>
              <w:t xml:space="preserve">Bangladeshi teachers (HC), Bangladeshi teachers (camps) and Burmese language instructors </w:t>
            </w:r>
            <w:r w:rsidR="004519B4">
              <w:rPr>
                <w:iCs/>
                <w:sz w:val="20"/>
              </w:rPr>
              <w:t>(camps)</w:t>
            </w:r>
          </w:p>
        </w:tc>
        <w:tc>
          <w:tcPr>
            <w:tcW w:w="3543" w:type="dxa"/>
            <w:gridSpan w:val="4"/>
            <w:tcBorders>
              <w:top w:val="single" w:sz="4" w:space="0" w:color="auto"/>
              <w:left w:val="single" w:sz="4" w:space="0" w:color="auto"/>
              <w:bottom w:val="single" w:sz="4" w:space="0" w:color="auto"/>
              <w:right w:val="single" w:sz="4" w:space="0" w:color="auto"/>
            </w:tcBorders>
          </w:tcPr>
          <w:p w14:paraId="5B8AF4AD" w14:textId="77777777" w:rsidR="00041F8D" w:rsidRPr="00981EE3" w:rsidRDefault="00041F8D" w:rsidP="00DE2948">
            <w:pPr>
              <w:pStyle w:val="Paragraphe"/>
              <w:spacing w:before="120" w:line="360" w:lineRule="auto"/>
              <w:rPr>
                <w:sz w:val="20"/>
              </w:rPr>
            </w:pPr>
            <w:r w:rsidRPr="00981EE3">
              <w:rPr>
                <w:sz w:val="20"/>
              </w:rPr>
              <w:t>□  Purposive</w:t>
            </w:r>
          </w:p>
          <w:p w14:paraId="64D4CBA6" w14:textId="77777777" w:rsidR="00A62909" w:rsidRPr="00CC2DF6" w:rsidRDefault="00A62909" w:rsidP="00A62909">
            <w:pPr>
              <w:pStyle w:val="Paragraphe"/>
              <w:spacing w:line="360" w:lineRule="auto"/>
              <w:rPr>
                <w:b/>
                <w:bCs/>
                <w:sz w:val="20"/>
              </w:rPr>
            </w:pPr>
            <w:r w:rsidRPr="00CC2DF6">
              <w:rPr>
                <w:b/>
                <w:bCs/>
                <w:sz w:val="20"/>
              </w:rPr>
              <w:t>X  Probability / Simple random</w:t>
            </w:r>
          </w:p>
          <w:p w14:paraId="3CE447D7" w14:textId="76876BD6" w:rsidR="00041F8D" w:rsidRPr="00CC2DF6" w:rsidRDefault="00CC2DF6" w:rsidP="00DE2948">
            <w:pPr>
              <w:pStyle w:val="Paragraphe"/>
              <w:spacing w:line="360" w:lineRule="auto"/>
              <w:rPr>
                <w:sz w:val="20"/>
              </w:rPr>
            </w:pPr>
            <w:r w:rsidRPr="00CC2DF6">
              <w:rPr>
                <w:sz w:val="20"/>
              </w:rPr>
              <w:t xml:space="preserve">□  </w:t>
            </w:r>
            <w:r w:rsidR="00041F8D" w:rsidRPr="00CC2DF6">
              <w:rPr>
                <w:sz w:val="20"/>
              </w:rPr>
              <w:t>Probability / Stratified simple random</w:t>
            </w:r>
          </w:p>
          <w:p w14:paraId="1CA4E530" w14:textId="1F69C711" w:rsidR="00041F8D" w:rsidRPr="00A62909" w:rsidRDefault="00A62909" w:rsidP="00DE2948">
            <w:pPr>
              <w:pStyle w:val="Paragraphe"/>
              <w:spacing w:line="360" w:lineRule="auto"/>
              <w:rPr>
                <w:color w:val="auto"/>
                <w:sz w:val="20"/>
              </w:rPr>
            </w:pPr>
            <w:r w:rsidRPr="00CC2DF6">
              <w:rPr>
                <w:sz w:val="20"/>
              </w:rPr>
              <w:t>□</w:t>
            </w:r>
            <w:r w:rsidR="00041F8D" w:rsidRPr="00A62909">
              <w:rPr>
                <w:color w:val="auto"/>
                <w:sz w:val="20"/>
              </w:rPr>
              <w:t xml:space="preserve">  Probability / Cluster sampling</w:t>
            </w:r>
          </w:p>
          <w:p w14:paraId="7CF9335B" w14:textId="77777777" w:rsidR="00041F8D" w:rsidRPr="00981EE3" w:rsidRDefault="00041F8D" w:rsidP="00DE2948">
            <w:pPr>
              <w:pStyle w:val="Paragraphe"/>
              <w:spacing w:line="360" w:lineRule="auto"/>
              <w:rPr>
                <w:sz w:val="20"/>
              </w:rPr>
            </w:pPr>
            <w:r w:rsidRPr="00981EE3">
              <w:rPr>
                <w:sz w:val="20"/>
              </w:rPr>
              <w:t>□  Probability / Stratified cluster sampling</w:t>
            </w:r>
          </w:p>
          <w:p w14:paraId="7F3430DA" w14:textId="77777777" w:rsidR="00041F8D" w:rsidRPr="00981EE3" w:rsidDel="001D56E0" w:rsidRDefault="00041F8D" w:rsidP="00DE2948">
            <w:pPr>
              <w:pStyle w:val="Paragraphe"/>
              <w:spacing w:line="360" w:lineRule="auto"/>
            </w:pPr>
            <w:r w:rsidRPr="00981EE3">
              <w:rPr>
                <w:sz w:val="20"/>
              </w:rPr>
              <w:t xml:space="preserve">□  </w:t>
            </w:r>
            <w:r w:rsidRPr="00981EE3">
              <w:rPr>
                <w:color w:val="58585A" w:themeColor="background2"/>
                <w:sz w:val="20"/>
              </w:rPr>
              <w:t>[Other, Specify]</w:t>
            </w:r>
          </w:p>
        </w:tc>
        <w:tc>
          <w:tcPr>
            <w:tcW w:w="3823" w:type="dxa"/>
            <w:gridSpan w:val="4"/>
            <w:tcBorders>
              <w:top w:val="single" w:sz="4" w:space="0" w:color="auto"/>
              <w:left w:val="single" w:sz="4" w:space="0" w:color="auto"/>
              <w:bottom w:val="single" w:sz="4" w:space="0" w:color="auto"/>
              <w:right w:val="nil"/>
            </w:tcBorders>
          </w:tcPr>
          <w:p w14:paraId="104312B6" w14:textId="53FF7B1E" w:rsidR="00041F8D" w:rsidRPr="00981EE3" w:rsidRDefault="00EB6DE9" w:rsidP="00DE2948">
            <w:pPr>
              <w:pStyle w:val="Paragraphe"/>
              <w:spacing w:before="120" w:line="360" w:lineRule="auto"/>
              <w:rPr>
                <w:sz w:val="20"/>
              </w:rPr>
            </w:pPr>
            <w:r w:rsidRPr="0059761A">
              <w:rPr>
                <w:sz w:val="20"/>
              </w:rPr>
              <w:t>□</w:t>
            </w:r>
            <w:r w:rsidR="00041F8D" w:rsidRPr="00981EE3">
              <w:rPr>
                <w:sz w:val="20"/>
              </w:rPr>
              <w:t xml:space="preserve">  </w:t>
            </w:r>
            <w:r w:rsidR="00041F8D" w:rsidRPr="00EB6DE9">
              <w:rPr>
                <w:sz w:val="20"/>
              </w:rPr>
              <w:t>Key informant interview (Target #):</w:t>
            </w:r>
            <w:r w:rsidRPr="0059761A">
              <w:rPr>
                <w:sz w:val="20"/>
              </w:rPr>
              <w:t>_ _ _ _ _</w:t>
            </w:r>
          </w:p>
          <w:p w14:paraId="783178CD" w14:textId="77777777" w:rsidR="00041F8D" w:rsidRPr="00981EE3" w:rsidRDefault="00041F8D" w:rsidP="00DE2948">
            <w:pPr>
              <w:pStyle w:val="Paragraphe"/>
              <w:spacing w:line="360" w:lineRule="auto"/>
              <w:rPr>
                <w:sz w:val="20"/>
              </w:rPr>
            </w:pPr>
            <w:r w:rsidRPr="0059761A">
              <w:rPr>
                <w:sz w:val="20"/>
              </w:rPr>
              <w:t>□  Group discussion (Target #):_ _ _ _ _</w:t>
            </w:r>
          </w:p>
          <w:p w14:paraId="2CCC726E" w14:textId="2731DE21" w:rsidR="000C6BE4" w:rsidRPr="008710A9" w:rsidRDefault="000C6BE4" w:rsidP="000C6BE4">
            <w:pPr>
              <w:pStyle w:val="Paragraphe"/>
              <w:spacing w:line="360" w:lineRule="auto"/>
              <w:rPr>
                <w:b/>
                <w:bCs/>
                <w:sz w:val="20"/>
              </w:rPr>
            </w:pPr>
            <w:r w:rsidRPr="008710A9">
              <w:rPr>
                <w:b/>
                <w:bCs/>
                <w:sz w:val="20"/>
              </w:rPr>
              <w:t>X</w:t>
            </w:r>
            <w:r w:rsidRPr="008710A9" w:rsidDel="008710A9">
              <w:rPr>
                <w:b/>
                <w:bCs/>
                <w:sz w:val="20"/>
              </w:rPr>
              <w:t xml:space="preserve"> </w:t>
            </w:r>
            <w:r w:rsidRPr="008710A9">
              <w:rPr>
                <w:b/>
                <w:bCs/>
                <w:sz w:val="20"/>
              </w:rPr>
              <w:t xml:space="preserve">  Individual interview (Target #):  </w:t>
            </w:r>
            <w:ins w:id="70" w:author="Juliette Cohen" w:date="2020-11-05T13:07:00Z">
              <w:r w:rsidR="00156675">
                <w:rPr>
                  <w:b/>
                  <w:bCs/>
                  <w:sz w:val="20"/>
                </w:rPr>
                <w:t>2</w:t>
              </w:r>
            </w:ins>
            <w:del w:id="71" w:author="Juliette Cohen" w:date="2020-11-05T13:07:00Z">
              <w:r w:rsidRPr="008710A9" w:rsidDel="00156675">
                <w:rPr>
                  <w:b/>
                  <w:bCs/>
                  <w:sz w:val="20"/>
                </w:rPr>
                <w:delText>1</w:delText>
              </w:r>
            </w:del>
            <w:r w:rsidRPr="008710A9">
              <w:rPr>
                <w:b/>
                <w:bCs/>
                <w:sz w:val="20"/>
              </w:rPr>
              <w:t>00</w:t>
            </w:r>
            <w:r w:rsidR="00A46087">
              <w:rPr>
                <w:rStyle w:val="FootnoteReference"/>
              </w:rPr>
              <w:t>2</w:t>
            </w:r>
            <w:r>
              <w:rPr>
                <w:b/>
                <w:bCs/>
                <w:sz w:val="20"/>
              </w:rPr>
              <w:t xml:space="preserve"> with Bangladeshi teachers in </w:t>
            </w:r>
            <w:r w:rsidR="00647D0B">
              <w:rPr>
                <w:b/>
                <w:bCs/>
                <w:sz w:val="20"/>
              </w:rPr>
              <w:t>HC,</w:t>
            </w:r>
            <w:r>
              <w:rPr>
                <w:b/>
                <w:bCs/>
                <w:sz w:val="20"/>
              </w:rPr>
              <w:t xml:space="preserve"> </w:t>
            </w:r>
            <w:ins w:id="72" w:author="Juliette Cohen" w:date="2020-11-05T13:07:00Z">
              <w:r w:rsidR="00156675">
                <w:rPr>
                  <w:b/>
                  <w:bCs/>
                  <w:sz w:val="20"/>
                </w:rPr>
                <w:t>2</w:t>
              </w:r>
            </w:ins>
            <w:del w:id="73" w:author="Juliette Cohen" w:date="2020-11-05T13:07:00Z">
              <w:r w:rsidDel="00156675">
                <w:rPr>
                  <w:b/>
                  <w:bCs/>
                  <w:sz w:val="20"/>
                </w:rPr>
                <w:delText>1</w:delText>
              </w:r>
            </w:del>
            <w:r>
              <w:rPr>
                <w:b/>
                <w:bCs/>
                <w:sz w:val="20"/>
              </w:rPr>
              <w:t>00</w:t>
            </w:r>
            <w:r w:rsidR="00A46087">
              <w:rPr>
                <w:rStyle w:val="FootnoteReference"/>
              </w:rPr>
              <w:t>2</w:t>
            </w:r>
            <w:r>
              <w:rPr>
                <w:b/>
                <w:bCs/>
                <w:sz w:val="20"/>
              </w:rPr>
              <w:t xml:space="preserve"> with </w:t>
            </w:r>
            <w:r w:rsidR="00571065">
              <w:rPr>
                <w:b/>
                <w:bCs/>
                <w:sz w:val="20"/>
              </w:rPr>
              <w:t>B</w:t>
            </w:r>
            <w:r>
              <w:rPr>
                <w:b/>
                <w:bCs/>
                <w:sz w:val="20"/>
              </w:rPr>
              <w:t xml:space="preserve">angladeshi teachers in camps and </w:t>
            </w:r>
            <w:ins w:id="74" w:author="Juliette Cohen" w:date="2020-11-05T13:08:00Z">
              <w:r w:rsidR="00156675">
                <w:rPr>
                  <w:b/>
                  <w:bCs/>
                  <w:sz w:val="20"/>
                </w:rPr>
                <w:t>2</w:t>
              </w:r>
            </w:ins>
            <w:del w:id="75" w:author="Juliette Cohen" w:date="2020-11-05T13:08:00Z">
              <w:r w:rsidDel="00156675">
                <w:rPr>
                  <w:b/>
                  <w:bCs/>
                  <w:sz w:val="20"/>
                </w:rPr>
                <w:delText>1</w:delText>
              </w:r>
            </w:del>
            <w:r>
              <w:rPr>
                <w:b/>
                <w:bCs/>
                <w:sz w:val="20"/>
              </w:rPr>
              <w:t>00</w:t>
            </w:r>
            <w:r w:rsidR="00A46087">
              <w:rPr>
                <w:rStyle w:val="FootnoteReference"/>
              </w:rPr>
              <w:t>2</w:t>
            </w:r>
            <w:r>
              <w:rPr>
                <w:b/>
                <w:bCs/>
                <w:sz w:val="20"/>
              </w:rPr>
              <w:t xml:space="preserve"> with Burmese language instructors</w:t>
            </w:r>
            <w:r w:rsidR="009D1383">
              <w:rPr>
                <w:b/>
                <w:bCs/>
                <w:sz w:val="20"/>
              </w:rPr>
              <w:t xml:space="preserve"> in camps</w:t>
            </w:r>
            <w:r>
              <w:rPr>
                <w:b/>
                <w:bCs/>
                <w:sz w:val="20"/>
              </w:rPr>
              <w:t xml:space="preserve"> </w:t>
            </w:r>
            <w:r w:rsidRPr="008710A9">
              <w:rPr>
                <w:b/>
                <w:bCs/>
                <w:sz w:val="20"/>
              </w:rPr>
              <w:t xml:space="preserve">at a 95% level of confidence with a +/- 10% </w:t>
            </w:r>
            <w:r>
              <w:rPr>
                <w:b/>
                <w:bCs/>
                <w:sz w:val="20"/>
              </w:rPr>
              <w:t xml:space="preserve">margin of error </w:t>
            </w:r>
            <w:r w:rsidRPr="008710A9">
              <w:rPr>
                <w:b/>
                <w:bCs/>
                <w:sz w:val="20"/>
              </w:rPr>
              <w:t xml:space="preserve">at </w:t>
            </w:r>
            <w:r w:rsidR="009630A4">
              <w:rPr>
                <w:b/>
                <w:bCs/>
                <w:sz w:val="20"/>
              </w:rPr>
              <w:t>the</w:t>
            </w:r>
            <w:r>
              <w:rPr>
                <w:b/>
                <w:bCs/>
                <w:sz w:val="20"/>
              </w:rPr>
              <w:t xml:space="preserve"> </w:t>
            </w:r>
            <w:r w:rsidRPr="008710A9">
              <w:rPr>
                <w:b/>
                <w:bCs/>
                <w:sz w:val="20"/>
              </w:rPr>
              <w:t>demographic group level</w:t>
            </w:r>
            <w:r w:rsidRPr="008710A9" w:rsidDel="008710A9">
              <w:rPr>
                <w:b/>
                <w:bCs/>
                <w:sz w:val="20"/>
              </w:rPr>
              <w:t xml:space="preserve"> </w:t>
            </w:r>
          </w:p>
          <w:p w14:paraId="1954301D" w14:textId="77777777" w:rsidR="00041F8D" w:rsidRPr="00981EE3" w:rsidRDefault="00041F8D" w:rsidP="00DE2948">
            <w:pPr>
              <w:pStyle w:val="Paragraphe"/>
              <w:spacing w:line="360" w:lineRule="auto"/>
              <w:rPr>
                <w:sz w:val="20"/>
              </w:rPr>
            </w:pPr>
            <w:r w:rsidRPr="0059761A">
              <w:rPr>
                <w:sz w:val="20"/>
              </w:rPr>
              <w:t>□  Direct observations (Target #):_ _ _ _ _</w:t>
            </w:r>
          </w:p>
          <w:p w14:paraId="4DC69470" w14:textId="77777777" w:rsidR="00041F8D" w:rsidRPr="00981EE3" w:rsidRDefault="00041F8D" w:rsidP="00DE2948">
            <w:pPr>
              <w:pStyle w:val="Paragraphe"/>
              <w:spacing w:line="360" w:lineRule="auto"/>
            </w:pPr>
            <w:r w:rsidRPr="00981EE3">
              <w:rPr>
                <w:sz w:val="20"/>
              </w:rPr>
              <w:t xml:space="preserve">□  </w:t>
            </w:r>
            <w:r w:rsidRPr="00981EE3">
              <w:rPr>
                <w:color w:val="58585A" w:themeColor="background2"/>
                <w:sz w:val="20"/>
              </w:rPr>
              <w:t>[Other, Specify]</w:t>
            </w:r>
            <w:r w:rsidRPr="00981EE3" w:rsidDel="009B55FC">
              <w:rPr>
                <w:i/>
                <w:sz w:val="20"/>
              </w:rPr>
              <w:t xml:space="preserve"> </w:t>
            </w:r>
            <w:r w:rsidRPr="00981EE3">
              <w:rPr>
                <w:sz w:val="20"/>
              </w:rPr>
              <w:t>(Target #):_ _ _ _ _</w:t>
            </w:r>
          </w:p>
        </w:tc>
      </w:tr>
      <w:tr w:rsidR="004C28FC" w:rsidRPr="00981EE3" w14:paraId="290E5E3A"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2DFD0EE2" w14:textId="5B20B1B5" w:rsidR="004C28FC" w:rsidRPr="00C13447" w:rsidRDefault="004C28FC" w:rsidP="004C28FC">
            <w:pPr>
              <w:pStyle w:val="Paragraphe"/>
              <w:rPr>
                <w:b/>
              </w:rPr>
            </w:pPr>
            <w:r w:rsidRPr="00C13447">
              <w:rPr>
                <w:b/>
              </w:rPr>
              <w:t>Semi-structured data collection tool #1</w:t>
            </w:r>
            <w:r>
              <w:rPr>
                <w:b/>
              </w:rPr>
              <w:t xml:space="preserve"> </w:t>
            </w:r>
            <w:r>
              <w:rPr>
                <w:sz w:val="21"/>
                <w:szCs w:val="21"/>
              </w:rPr>
              <w:t>Focus group discussions (FGDs)</w:t>
            </w:r>
          </w:p>
        </w:tc>
        <w:tc>
          <w:tcPr>
            <w:tcW w:w="3543" w:type="dxa"/>
            <w:gridSpan w:val="4"/>
            <w:tcBorders>
              <w:top w:val="single" w:sz="4" w:space="0" w:color="auto"/>
              <w:left w:val="single" w:sz="4" w:space="0" w:color="auto"/>
              <w:bottom w:val="single" w:sz="4" w:space="0" w:color="auto"/>
              <w:right w:val="single" w:sz="4" w:space="0" w:color="auto"/>
            </w:tcBorders>
          </w:tcPr>
          <w:p w14:paraId="2D3D00CB" w14:textId="77777777" w:rsidR="004C28FC" w:rsidRPr="003735A1" w:rsidRDefault="004C28FC" w:rsidP="004C28FC">
            <w:pPr>
              <w:pStyle w:val="Paragraphe"/>
              <w:spacing w:before="120" w:line="360" w:lineRule="auto"/>
              <w:rPr>
                <w:b/>
                <w:bCs/>
                <w:sz w:val="20"/>
              </w:rPr>
            </w:pPr>
            <w:r w:rsidRPr="003735A1">
              <w:rPr>
                <w:b/>
                <w:bCs/>
                <w:sz w:val="20"/>
              </w:rPr>
              <w:t>X  Purposive</w:t>
            </w:r>
          </w:p>
          <w:p w14:paraId="18544237" w14:textId="77777777" w:rsidR="004C28FC" w:rsidRPr="00C13447" w:rsidRDefault="004C28FC" w:rsidP="004C28FC">
            <w:pPr>
              <w:pStyle w:val="Paragraphe"/>
              <w:spacing w:line="360" w:lineRule="auto"/>
              <w:rPr>
                <w:sz w:val="20"/>
              </w:rPr>
            </w:pPr>
            <w:r w:rsidRPr="00C13447">
              <w:rPr>
                <w:sz w:val="20"/>
              </w:rPr>
              <w:t>□  Snowballing</w:t>
            </w:r>
          </w:p>
          <w:p w14:paraId="6030B271" w14:textId="737D02FB" w:rsidR="004C28FC" w:rsidRPr="00981EE3" w:rsidRDefault="004C28FC" w:rsidP="004C28FC">
            <w:pPr>
              <w:pStyle w:val="Paragraphe"/>
              <w:spacing w:before="120" w:line="360" w:lineRule="auto"/>
              <w:rPr>
                <w:sz w:val="20"/>
              </w:rPr>
            </w:pPr>
            <w:r w:rsidRPr="00C13447">
              <w:rPr>
                <w:sz w:val="20"/>
              </w:rPr>
              <w:t xml:space="preserve">□  </w:t>
            </w:r>
            <w:r w:rsidRPr="00203E0E">
              <w:rPr>
                <w:color w:val="58585A" w:themeColor="background2"/>
                <w:sz w:val="20"/>
              </w:rPr>
              <w:t>[Other, Specify]</w:t>
            </w:r>
          </w:p>
        </w:tc>
        <w:tc>
          <w:tcPr>
            <w:tcW w:w="3823" w:type="dxa"/>
            <w:gridSpan w:val="4"/>
            <w:tcBorders>
              <w:top w:val="single" w:sz="4" w:space="0" w:color="auto"/>
              <w:left w:val="single" w:sz="4" w:space="0" w:color="auto"/>
              <w:bottom w:val="single" w:sz="4" w:space="0" w:color="auto"/>
              <w:right w:val="nil"/>
            </w:tcBorders>
          </w:tcPr>
          <w:p w14:paraId="7FB1AEC4" w14:textId="77777777" w:rsidR="004C28FC" w:rsidRPr="00C13447" w:rsidRDefault="004C28FC" w:rsidP="004C28FC">
            <w:pPr>
              <w:pStyle w:val="Paragraphe"/>
              <w:spacing w:before="120" w:line="360" w:lineRule="auto"/>
              <w:rPr>
                <w:sz w:val="20"/>
              </w:rPr>
            </w:pPr>
            <w:r w:rsidRPr="00C13447">
              <w:rPr>
                <w:sz w:val="20"/>
              </w:rPr>
              <w:t>□  Key informant interview (Target #):_ _ _ _ _</w:t>
            </w:r>
          </w:p>
          <w:p w14:paraId="5E8A8F09" w14:textId="77777777" w:rsidR="004C28FC" w:rsidRPr="00C13447" w:rsidRDefault="004C28FC" w:rsidP="004C28FC">
            <w:pPr>
              <w:pStyle w:val="Paragraphe"/>
              <w:spacing w:line="360" w:lineRule="auto"/>
              <w:rPr>
                <w:sz w:val="20"/>
              </w:rPr>
            </w:pPr>
            <w:r w:rsidRPr="00C13447">
              <w:rPr>
                <w:sz w:val="20"/>
              </w:rPr>
              <w:t>□  Individual interview (Target #):_ _ _ _ _</w:t>
            </w:r>
          </w:p>
          <w:p w14:paraId="245F9F92" w14:textId="76CD4160" w:rsidR="00037DEB" w:rsidRPr="00345FAA" w:rsidRDefault="004C28FC" w:rsidP="0084253B">
            <w:pPr>
              <w:pStyle w:val="Paragraphe"/>
              <w:spacing w:line="360" w:lineRule="auto"/>
              <w:rPr>
                <w:b/>
                <w:bCs/>
                <w:sz w:val="20"/>
              </w:rPr>
            </w:pPr>
            <w:r w:rsidRPr="00571065">
              <w:rPr>
                <w:b/>
                <w:bCs/>
                <w:sz w:val="20"/>
              </w:rPr>
              <w:t xml:space="preserve">X  Focus group discussion (Target #): </w:t>
            </w:r>
            <w:r w:rsidR="000C6BE4" w:rsidRPr="00571065">
              <w:rPr>
                <w:b/>
                <w:bCs/>
                <w:sz w:val="20"/>
              </w:rPr>
              <w:t xml:space="preserve">20 FGDs </w:t>
            </w:r>
            <w:r w:rsidR="00037DEB">
              <w:rPr>
                <w:b/>
                <w:bCs/>
                <w:sz w:val="20"/>
              </w:rPr>
              <w:t>made up of</w:t>
            </w:r>
            <w:r w:rsidR="00CA0CB2">
              <w:rPr>
                <w:b/>
                <w:bCs/>
                <w:sz w:val="20"/>
              </w:rPr>
              <w:t xml:space="preserve"> </w:t>
            </w:r>
            <w:r w:rsidR="000C6BE4" w:rsidRPr="00571065">
              <w:rPr>
                <w:b/>
                <w:bCs/>
                <w:sz w:val="20"/>
              </w:rPr>
              <w:t xml:space="preserve">Bangladeshi caregivers, </w:t>
            </w:r>
            <w:r w:rsidR="00CA0CB2">
              <w:rPr>
                <w:b/>
                <w:bCs/>
                <w:sz w:val="20"/>
              </w:rPr>
              <w:t xml:space="preserve"> </w:t>
            </w:r>
            <w:r w:rsidR="000C6BE4" w:rsidRPr="00571065">
              <w:rPr>
                <w:b/>
                <w:bCs/>
                <w:sz w:val="20"/>
              </w:rPr>
              <w:t xml:space="preserve">Rohingya caregivers, caregivers of </w:t>
            </w:r>
            <w:del w:id="76" w:author="Juliette Cohen" w:date="2020-10-12T18:34:00Z">
              <w:r w:rsidR="000C6BE4" w:rsidRPr="00571065" w:rsidDel="00913B0C">
                <w:rPr>
                  <w:b/>
                  <w:bCs/>
                  <w:sz w:val="20"/>
                </w:rPr>
                <w:delText>children</w:delText>
              </w:r>
            </w:del>
            <w:ins w:id="77" w:author="Juliette Cohen" w:date="2020-10-12T18:34:00Z">
              <w:r w:rsidR="00913B0C">
                <w:rPr>
                  <w:b/>
                  <w:bCs/>
                  <w:sz w:val="20"/>
                </w:rPr>
                <w:t>children/youths</w:t>
              </w:r>
            </w:ins>
            <w:r w:rsidR="000C6BE4" w:rsidRPr="00571065">
              <w:rPr>
                <w:b/>
                <w:bCs/>
                <w:sz w:val="20"/>
              </w:rPr>
              <w:t xml:space="preserve"> with special needs, </w:t>
            </w:r>
            <w:del w:id="78" w:author="Juliette Cohen" w:date="2020-10-12T18:34:00Z">
              <w:r w:rsidR="000C6BE4" w:rsidRPr="00571065" w:rsidDel="00913B0C">
                <w:rPr>
                  <w:b/>
                  <w:bCs/>
                  <w:sz w:val="20"/>
                </w:rPr>
                <w:delText>children</w:delText>
              </w:r>
            </w:del>
            <w:ins w:id="79" w:author="Juliette Cohen" w:date="2020-10-12T18:34:00Z">
              <w:r w:rsidR="00913B0C">
                <w:rPr>
                  <w:b/>
                  <w:bCs/>
                  <w:sz w:val="20"/>
                </w:rPr>
                <w:t>children/youths</w:t>
              </w:r>
            </w:ins>
            <w:r w:rsidR="000C6BE4" w:rsidRPr="00571065">
              <w:rPr>
                <w:b/>
                <w:bCs/>
                <w:sz w:val="20"/>
              </w:rPr>
              <w:t xml:space="preserve"> aged 12-</w:t>
            </w:r>
            <w:del w:id="80" w:author="Juliette Cohen [2]" w:date="2020-09-25T16:23:00Z">
              <w:r w:rsidR="000C6BE4" w:rsidRPr="00571065" w:rsidDel="0044460A">
                <w:rPr>
                  <w:b/>
                  <w:bCs/>
                  <w:sz w:val="20"/>
                </w:rPr>
                <w:delText>14</w:delText>
              </w:r>
            </w:del>
            <w:ins w:id="81" w:author="Juliette Cohen [2]" w:date="2020-09-25T16:23:00Z">
              <w:r w:rsidR="0044460A">
                <w:rPr>
                  <w:b/>
                  <w:bCs/>
                  <w:sz w:val="20"/>
                </w:rPr>
                <w:t>24</w:t>
              </w:r>
            </w:ins>
            <w:r w:rsidR="00037DEB">
              <w:rPr>
                <w:b/>
                <w:bCs/>
                <w:sz w:val="20"/>
              </w:rPr>
              <w:t>.</w:t>
            </w:r>
            <w:r w:rsidR="000C6BE4" w:rsidRPr="00571065">
              <w:rPr>
                <w:b/>
                <w:bCs/>
                <w:sz w:val="20"/>
              </w:rPr>
              <w:t xml:space="preserve"> </w:t>
            </w:r>
          </w:p>
          <w:p w14:paraId="473A77AF" w14:textId="442E3A91" w:rsidR="004C28FC" w:rsidRPr="0059761A" w:rsidRDefault="004C28FC" w:rsidP="0084253B">
            <w:pPr>
              <w:pStyle w:val="Paragraphe"/>
              <w:spacing w:line="360" w:lineRule="auto"/>
              <w:rPr>
                <w:sz w:val="20"/>
              </w:rPr>
            </w:pPr>
            <w:r w:rsidRPr="00C13447">
              <w:rPr>
                <w:sz w:val="20"/>
              </w:rPr>
              <w:t xml:space="preserve">□  </w:t>
            </w:r>
            <w:r w:rsidRPr="00203E0E">
              <w:rPr>
                <w:color w:val="58585A" w:themeColor="background2"/>
                <w:sz w:val="20"/>
              </w:rPr>
              <w:t>[Other, Specify]</w:t>
            </w:r>
            <w:r w:rsidRPr="00C13447" w:rsidDel="009B55FC">
              <w:rPr>
                <w:i/>
                <w:sz w:val="20"/>
              </w:rPr>
              <w:t xml:space="preserve"> </w:t>
            </w:r>
            <w:r w:rsidRPr="00C13447">
              <w:rPr>
                <w:sz w:val="20"/>
              </w:rPr>
              <w:t>(Target #):_ _ _ _ _</w:t>
            </w:r>
          </w:p>
        </w:tc>
      </w:tr>
      <w:tr w:rsidR="0002050B" w:rsidRPr="00981EE3" w14:paraId="2C51D540"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78CC20E2" w14:textId="12156F84" w:rsidR="0002050B" w:rsidRDefault="0002050B" w:rsidP="0002050B">
            <w:pPr>
              <w:pStyle w:val="Paragraphe"/>
              <w:rPr>
                <w:b/>
              </w:rPr>
            </w:pPr>
            <w:r w:rsidRPr="00C13447">
              <w:rPr>
                <w:b/>
              </w:rPr>
              <w:t>Semi-structured data collection tool #</w:t>
            </w:r>
            <w:r>
              <w:rPr>
                <w:b/>
              </w:rPr>
              <w:t xml:space="preserve">2 </w:t>
            </w:r>
          </w:p>
          <w:p w14:paraId="3AE944E8" w14:textId="62017512" w:rsidR="0002050B" w:rsidRPr="00C13447" w:rsidRDefault="0002050B" w:rsidP="0002050B">
            <w:pPr>
              <w:pStyle w:val="Paragraphe"/>
              <w:rPr>
                <w:b/>
              </w:rPr>
            </w:pPr>
            <w:r>
              <w:rPr>
                <w:sz w:val="21"/>
                <w:szCs w:val="21"/>
              </w:rPr>
              <w:t>Key informant interviews (KII</w:t>
            </w:r>
            <w:r w:rsidR="004519B4">
              <w:rPr>
                <w:sz w:val="21"/>
                <w:szCs w:val="21"/>
              </w:rPr>
              <w:t>s</w:t>
            </w:r>
            <w:r>
              <w:rPr>
                <w:sz w:val="21"/>
                <w:szCs w:val="21"/>
              </w:rPr>
              <w:t>)</w:t>
            </w:r>
          </w:p>
        </w:tc>
        <w:tc>
          <w:tcPr>
            <w:tcW w:w="3543" w:type="dxa"/>
            <w:gridSpan w:val="4"/>
            <w:tcBorders>
              <w:top w:val="single" w:sz="4" w:space="0" w:color="auto"/>
              <w:left w:val="single" w:sz="4" w:space="0" w:color="auto"/>
              <w:bottom w:val="single" w:sz="4" w:space="0" w:color="auto"/>
              <w:right w:val="single" w:sz="4" w:space="0" w:color="auto"/>
            </w:tcBorders>
          </w:tcPr>
          <w:p w14:paraId="5EB360E4" w14:textId="77777777" w:rsidR="0002050B" w:rsidRPr="003735A1" w:rsidRDefault="0002050B" w:rsidP="0002050B">
            <w:pPr>
              <w:pStyle w:val="Paragraphe"/>
              <w:spacing w:before="120" w:line="360" w:lineRule="auto"/>
              <w:rPr>
                <w:b/>
                <w:bCs/>
                <w:sz w:val="20"/>
              </w:rPr>
            </w:pPr>
            <w:r w:rsidRPr="003735A1">
              <w:rPr>
                <w:b/>
                <w:bCs/>
                <w:sz w:val="20"/>
              </w:rPr>
              <w:t>X  Purposive</w:t>
            </w:r>
          </w:p>
          <w:p w14:paraId="2298FCCC" w14:textId="77777777" w:rsidR="0002050B" w:rsidRPr="00C13447" w:rsidRDefault="0002050B" w:rsidP="0002050B">
            <w:pPr>
              <w:pStyle w:val="Paragraphe"/>
              <w:spacing w:line="360" w:lineRule="auto"/>
              <w:rPr>
                <w:sz w:val="20"/>
              </w:rPr>
            </w:pPr>
            <w:r w:rsidRPr="00C13447">
              <w:rPr>
                <w:sz w:val="20"/>
              </w:rPr>
              <w:t>□  Snowballing</w:t>
            </w:r>
          </w:p>
          <w:p w14:paraId="22055844" w14:textId="6226DC26" w:rsidR="0002050B" w:rsidRPr="003735A1" w:rsidRDefault="0002050B" w:rsidP="0002050B">
            <w:pPr>
              <w:pStyle w:val="Paragraphe"/>
              <w:spacing w:before="120" w:line="360" w:lineRule="auto"/>
              <w:rPr>
                <w:b/>
                <w:bCs/>
                <w:sz w:val="20"/>
              </w:rPr>
            </w:pPr>
            <w:r w:rsidRPr="00C13447">
              <w:rPr>
                <w:sz w:val="20"/>
              </w:rPr>
              <w:t xml:space="preserve">□  </w:t>
            </w:r>
            <w:r w:rsidRPr="00203E0E">
              <w:rPr>
                <w:color w:val="58585A" w:themeColor="background2"/>
                <w:sz w:val="20"/>
              </w:rPr>
              <w:t>[Other, Specify]</w:t>
            </w:r>
          </w:p>
        </w:tc>
        <w:tc>
          <w:tcPr>
            <w:tcW w:w="3823" w:type="dxa"/>
            <w:gridSpan w:val="4"/>
            <w:tcBorders>
              <w:top w:val="single" w:sz="4" w:space="0" w:color="auto"/>
              <w:left w:val="single" w:sz="4" w:space="0" w:color="auto"/>
              <w:bottom w:val="single" w:sz="4" w:space="0" w:color="auto"/>
              <w:right w:val="nil"/>
            </w:tcBorders>
          </w:tcPr>
          <w:p w14:paraId="07D886EF" w14:textId="38DAE87F" w:rsidR="0002050B" w:rsidRPr="0002050B" w:rsidRDefault="0002050B" w:rsidP="0002050B">
            <w:pPr>
              <w:pStyle w:val="Paragraphe"/>
              <w:spacing w:before="120" w:line="360" w:lineRule="auto"/>
              <w:rPr>
                <w:b/>
                <w:bCs/>
                <w:sz w:val="20"/>
              </w:rPr>
            </w:pPr>
            <w:r w:rsidRPr="009F6DB5">
              <w:rPr>
                <w:b/>
                <w:bCs/>
                <w:sz w:val="20"/>
              </w:rPr>
              <w:t>X  Key informant interview (Target #):</w:t>
            </w:r>
            <w:r w:rsidR="004519B4">
              <w:rPr>
                <w:b/>
                <w:bCs/>
                <w:sz w:val="20"/>
              </w:rPr>
              <w:t xml:space="preserve"> </w:t>
            </w:r>
            <w:r w:rsidR="009C7B43" w:rsidRPr="00F37A36">
              <w:rPr>
                <w:b/>
                <w:bCs/>
                <w:sz w:val="20"/>
              </w:rPr>
              <w:t xml:space="preserve">20 KIIs </w:t>
            </w:r>
            <w:r w:rsidR="00EF4C68">
              <w:rPr>
                <w:b/>
                <w:bCs/>
                <w:sz w:val="20"/>
              </w:rPr>
              <w:t>from a combination of</w:t>
            </w:r>
            <w:r w:rsidR="009C7B43" w:rsidRPr="00F37A36">
              <w:rPr>
                <w:b/>
                <w:bCs/>
                <w:sz w:val="20"/>
              </w:rPr>
              <w:t xml:space="preserve"> CBOs supporting vulnerable or marginalised </w:t>
            </w:r>
            <w:del w:id="82" w:author="Juliette Cohen" w:date="2020-10-12T18:34:00Z">
              <w:r w:rsidR="009C7B43" w:rsidRPr="00F37A36" w:rsidDel="00913B0C">
                <w:rPr>
                  <w:b/>
                  <w:bCs/>
                  <w:sz w:val="20"/>
                </w:rPr>
                <w:delText>children</w:delText>
              </w:r>
            </w:del>
            <w:ins w:id="83" w:author="Juliette Cohen" w:date="2020-10-12T18:34:00Z">
              <w:r w:rsidR="00913B0C">
                <w:rPr>
                  <w:b/>
                  <w:bCs/>
                  <w:sz w:val="20"/>
                </w:rPr>
                <w:t>children/youths</w:t>
              </w:r>
            </w:ins>
            <w:del w:id="84" w:author="Juliette Cohen" w:date="2020-10-12T18:41:00Z">
              <w:r w:rsidR="009C7B43" w:rsidRPr="00F37A36" w:rsidDel="00E26B4B">
                <w:rPr>
                  <w:b/>
                  <w:bCs/>
                  <w:sz w:val="20"/>
                </w:rPr>
                <w:delText>, community leaders</w:delText>
              </w:r>
            </w:del>
            <w:r w:rsidR="009C7B43" w:rsidRPr="00F37A36">
              <w:rPr>
                <w:b/>
                <w:bCs/>
                <w:sz w:val="20"/>
              </w:rPr>
              <w:t>, Education NGO implementing partners, members of Learning Centre Management Committees</w:t>
            </w:r>
            <w:ins w:id="85" w:author="Juliette Cohen" w:date="2020-10-12T18:33:00Z">
              <w:r w:rsidR="004E5EC8">
                <w:rPr>
                  <w:b/>
                  <w:bCs/>
                  <w:sz w:val="20"/>
                </w:rPr>
                <w:t>.</w:t>
              </w:r>
            </w:ins>
            <w:del w:id="86" w:author="Juliette Cohen" w:date="2020-10-12T18:33:00Z">
              <w:r w:rsidR="009C7B43" w:rsidRPr="00F37A36" w:rsidDel="004E5EC8">
                <w:rPr>
                  <w:b/>
                  <w:bCs/>
                  <w:sz w:val="20"/>
                </w:rPr>
                <w:delText>, camp and governmental authorities (officials from the Ministry of Primary and Mass Education), Camps-in-Charge staff.</w:delText>
              </w:r>
            </w:del>
          </w:p>
          <w:p w14:paraId="18BD2C3C" w14:textId="77777777" w:rsidR="0002050B" w:rsidRPr="00C13447" w:rsidRDefault="0002050B" w:rsidP="0002050B">
            <w:pPr>
              <w:pStyle w:val="Paragraphe"/>
              <w:spacing w:line="360" w:lineRule="auto"/>
              <w:rPr>
                <w:sz w:val="20"/>
              </w:rPr>
            </w:pPr>
            <w:r w:rsidRPr="00C13447">
              <w:rPr>
                <w:sz w:val="20"/>
              </w:rPr>
              <w:t>□  Individual interview (Target #):_ _ _ _ _</w:t>
            </w:r>
          </w:p>
          <w:p w14:paraId="2C56B01F" w14:textId="73621A66" w:rsidR="0002050B" w:rsidRPr="0002050B" w:rsidRDefault="0002050B" w:rsidP="0002050B">
            <w:pPr>
              <w:pStyle w:val="Paragraphe"/>
              <w:spacing w:line="360" w:lineRule="auto"/>
              <w:rPr>
                <w:sz w:val="20"/>
              </w:rPr>
            </w:pPr>
            <w:r w:rsidRPr="00C13447">
              <w:rPr>
                <w:sz w:val="20"/>
              </w:rPr>
              <w:t>□</w:t>
            </w:r>
            <w:r w:rsidRPr="0002050B">
              <w:rPr>
                <w:sz w:val="20"/>
              </w:rPr>
              <w:t xml:space="preserve">  Focus group discussion (Target #): </w:t>
            </w:r>
          </w:p>
          <w:p w14:paraId="4217F654" w14:textId="14AF6331" w:rsidR="0002050B" w:rsidRPr="00C13447" w:rsidRDefault="0002050B" w:rsidP="0002050B">
            <w:pPr>
              <w:pStyle w:val="Paragraphe"/>
              <w:spacing w:before="120" w:line="360" w:lineRule="auto"/>
              <w:rPr>
                <w:sz w:val="20"/>
              </w:rPr>
            </w:pPr>
            <w:r w:rsidRPr="00C13447">
              <w:rPr>
                <w:sz w:val="20"/>
              </w:rPr>
              <w:t xml:space="preserve">□  </w:t>
            </w:r>
            <w:r w:rsidRPr="00203E0E">
              <w:rPr>
                <w:color w:val="58585A" w:themeColor="background2"/>
                <w:sz w:val="20"/>
              </w:rPr>
              <w:t>[Other, Specify]</w:t>
            </w:r>
            <w:r w:rsidRPr="00C13447" w:rsidDel="009B55FC">
              <w:rPr>
                <w:i/>
                <w:sz w:val="20"/>
              </w:rPr>
              <w:t xml:space="preserve"> </w:t>
            </w:r>
            <w:r w:rsidRPr="00C13447">
              <w:rPr>
                <w:sz w:val="20"/>
              </w:rPr>
              <w:t>(Target #):_ _ _ _ _</w:t>
            </w:r>
          </w:p>
        </w:tc>
      </w:tr>
      <w:tr w:rsidR="0002050B" w:rsidRPr="003500BA" w14:paraId="552B9EFA" w14:textId="77777777" w:rsidTr="00DE2948">
        <w:trPr>
          <w:gridAfter w:val="1"/>
          <w:wAfter w:w="139" w:type="dxa"/>
        </w:trPr>
        <w:tc>
          <w:tcPr>
            <w:tcW w:w="2132" w:type="dxa"/>
            <w:tcBorders>
              <w:top w:val="single" w:sz="4" w:space="0" w:color="auto"/>
              <w:left w:val="nil"/>
              <w:bottom w:val="single" w:sz="4" w:space="0" w:color="auto"/>
              <w:right w:val="single" w:sz="4" w:space="0" w:color="auto"/>
            </w:tcBorders>
          </w:tcPr>
          <w:p w14:paraId="77022B9A" w14:textId="77777777" w:rsidR="0002050B" w:rsidRPr="00C13447" w:rsidRDefault="0002050B" w:rsidP="0002050B">
            <w:pPr>
              <w:pStyle w:val="Paragraphe"/>
              <w:rPr>
                <w:b/>
              </w:rPr>
            </w:pPr>
            <w:r w:rsidRPr="00C13447">
              <w:rPr>
                <w:b/>
              </w:rPr>
              <w:t>Target level of precision if probability sampling</w:t>
            </w:r>
          </w:p>
        </w:tc>
        <w:tc>
          <w:tcPr>
            <w:tcW w:w="3543" w:type="dxa"/>
            <w:gridSpan w:val="4"/>
            <w:tcBorders>
              <w:top w:val="single" w:sz="4" w:space="0" w:color="auto"/>
              <w:left w:val="single" w:sz="4" w:space="0" w:color="auto"/>
              <w:bottom w:val="single" w:sz="4" w:space="0" w:color="auto"/>
              <w:right w:val="single" w:sz="4" w:space="0" w:color="auto"/>
            </w:tcBorders>
          </w:tcPr>
          <w:p w14:paraId="294FA31D" w14:textId="6204EC41" w:rsidR="0002050B" w:rsidRPr="00C13447" w:rsidRDefault="0002050B" w:rsidP="0002050B">
            <w:pPr>
              <w:pStyle w:val="Paragraphe"/>
              <w:spacing w:before="120" w:line="360" w:lineRule="auto"/>
              <w:rPr>
                <w:sz w:val="20"/>
              </w:rPr>
            </w:pPr>
            <w:r>
              <w:rPr>
                <w:sz w:val="20"/>
              </w:rPr>
              <w:t>95</w:t>
            </w:r>
            <w:r w:rsidRPr="00C13447">
              <w:rPr>
                <w:sz w:val="20"/>
              </w:rPr>
              <w:t>% level of confidence</w:t>
            </w:r>
          </w:p>
        </w:tc>
        <w:tc>
          <w:tcPr>
            <w:tcW w:w="3823" w:type="dxa"/>
            <w:gridSpan w:val="4"/>
            <w:tcBorders>
              <w:top w:val="single" w:sz="4" w:space="0" w:color="auto"/>
              <w:left w:val="single" w:sz="4" w:space="0" w:color="auto"/>
              <w:bottom w:val="single" w:sz="4" w:space="0" w:color="auto"/>
              <w:right w:val="nil"/>
            </w:tcBorders>
          </w:tcPr>
          <w:p w14:paraId="6F31663A" w14:textId="09EB9092" w:rsidR="0002050B" w:rsidRPr="00C13447" w:rsidRDefault="0002050B" w:rsidP="0002050B">
            <w:pPr>
              <w:pStyle w:val="Paragraphe"/>
              <w:spacing w:before="120" w:line="360" w:lineRule="auto"/>
              <w:rPr>
                <w:sz w:val="20"/>
              </w:rPr>
            </w:pPr>
            <w:r w:rsidRPr="00C13447">
              <w:rPr>
                <w:sz w:val="20"/>
              </w:rPr>
              <w:t xml:space="preserve">+/- </w:t>
            </w:r>
            <w:r>
              <w:rPr>
                <w:sz w:val="20"/>
              </w:rPr>
              <w:t>10</w:t>
            </w:r>
            <w:r w:rsidRPr="00C13447">
              <w:rPr>
                <w:sz w:val="20"/>
              </w:rPr>
              <w:t>% margin of error</w:t>
            </w:r>
            <w:r>
              <w:rPr>
                <w:sz w:val="20"/>
              </w:rPr>
              <w:t xml:space="preserve"> at Upazila-level and </w:t>
            </w:r>
            <w:r w:rsidR="009630A4">
              <w:rPr>
                <w:sz w:val="20"/>
              </w:rPr>
              <w:t>demographic group</w:t>
            </w:r>
            <w:r>
              <w:rPr>
                <w:sz w:val="20"/>
              </w:rPr>
              <w:t>-level</w:t>
            </w:r>
            <w:r w:rsidR="004519B4">
              <w:rPr>
                <w:sz w:val="20"/>
              </w:rPr>
              <w:t>;</w:t>
            </w:r>
            <w:r w:rsidR="008648AA">
              <w:rPr>
                <w:sz w:val="20"/>
              </w:rPr>
              <w:t xml:space="preserve"> </w:t>
            </w:r>
            <w:r w:rsidR="008648AA" w:rsidRPr="008648AA">
              <w:rPr>
                <w:sz w:val="20"/>
              </w:rPr>
              <w:t xml:space="preserve"> +/- 7% margin of error at the response-level</w:t>
            </w:r>
          </w:p>
        </w:tc>
      </w:tr>
      <w:tr w:rsidR="0002050B" w:rsidRPr="003500BA" w14:paraId="66367D66" w14:textId="77777777" w:rsidTr="00DE2948">
        <w:trPr>
          <w:gridAfter w:val="1"/>
          <w:wAfter w:w="139" w:type="dxa"/>
        </w:trPr>
        <w:tc>
          <w:tcPr>
            <w:tcW w:w="2132" w:type="dxa"/>
            <w:tcBorders>
              <w:top w:val="single" w:sz="4" w:space="0" w:color="auto"/>
              <w:left w:val="nil"/>
              <w:bottom w:val="nil"/>
              <w:right w:val="single" w:sz="4" w:space="0" w:color="auto"/>
            </w:tcBorders>
          </w:tcPr>
          <w:p w14:paraId="057EC9D8" w14:textId="77777777" w:rsidR="0002050B" w:rsidRPr="00C13447" w:rsidRDefault="0002050B" w:rsidP="0002050B">
            <w:pPr>
              <w:pStyle w:val="Paragraphe"/>
              <w:rPr>
                <w:b/>
              </w:rPr>
            </w:pPr>
            <w:r w:rsidRPr="00C13447">
              <w:rPr>
                <w:b/>
              </w:rPr>
              <w:t>Data management platform(s)</w:t>
            </w:r>
          </w:p>
        </w:tc>
        <w:tc>
          <w:tcPr>
            <w:tcW w:w="567" w:type="dxa"/>
            <w:tcBorders>
              <w:top w:val="single" w:sz="4" w:space="0" w:color="auto"/>
              <w:left w:val="single" w:sz="4" w:space="0" w:color="auto"/>
              <w:bottom w:val="single" w:sz="4" w:space="0" w:color="auto"/>
              <w:right w:val="nil"/>
            </w:tcBorders>
          </w:tcPr>
          <w:p w14:paraId="6C1221F5" w14:textId="7B741CAD" w:rsidR="0002050B" w:rsidRPr="00C13447" w:rsidRDefault="0002050B" w:rsidP="0002050B">
            <w:pPr>
              <w:pStyle w:val="Paragraphe"/>
            </w:pPr>
            <w:r>
              <w:rPr>
                <w:sz w:val="20"/>
              </w:rPr>
              <w:t>X</w:t>
            </w:r>
          </w:p>
        </w:tc>
        <w:tc>
          <w:tcPr>
            <w:tcW w:w="2976" w:type="dxa"/>
            <w:gridSpan w:val="3"/>
            <w:tcBorders>
              <w:top w:val="single" w:sz="4" w:space="0" w:color="auto"/>
              <w:left w:val="single" w:sz="4" w:space="0" w:color="auto"/>
              <w:bottom w:val="single" w:sz="4" w:space="0" w:color="auto"/>
              <w:right w:val="nil"/>
            </w:tcBorders>
          </w:tcPr>
          <w:p w14:paraId="0EADA094" w14:textId="77777777" w:rsidR="0002050B" w:rsidRPr="00C13447" w:rsidDel="001D56E0" w:rsidRDefault="0002050B" w:rsidP="0002050B">
            <w:pPr>
              <w:pStyle w:val="Paragraphe"/>
            </w:pPr>
            <w:r w:rsidRPr="00C13447">
              <w:t>IMPACT</w:t>
            </w:r>
          </w:p>
        </w:tc>
        <w:tc>
          <w:tcPr>
            <w:tcW w:w="284" w:type="dxa"/>
            <w:tcBorders>
              <w:top w:val="single" w:sz="4" w:space="0" w:color="auto"/>
              <w:left w:val="single" w:sz="4" w:space="0" w:color="auto"/>
              <w:bottom w:val="single" w:sz="4" w:space="0" w:color="auto"/>
              <w:right w:val="nil"/>
            </w:tcBorders>
          </w:tcPr>
          <w:p w14:paraId="35F608E3" w14:textId="77777777" w:rsidR="0002050B" w:rsidRPr="00C13447" w:rsidRDefault="0002050B" w:rsidP="0002050B">
            <w:pPr>
              <w:pStyle w:val="Paragraphe"/>
            </w:pPr>
            <w:r w:rsidRPr="00C13447">
              <w:rPr>
                <w:sz w:val="20"/>
              </w:rPr>
              <w:t>□</w:t>
            </w:r>
          </w:p>
        </w:tc>
        <w:tc>
          <w:tcPr>
            <w:tcW w:w="3539" w:type="dxa"/>
            <w:gridSpan w:val="3"/>
            <w:tcBorders>
              <w:top w:val="single" w:sz="4" w:space="0" w:color="auto"/>
              <w:left w:val="single" w:sz="4" w:space="0" w:color="auto"/>
              <w:bottom w:val="single" w:sz="4" w:space="0" w:color="auto"/>
              <w:right w:val="nil"/>
            </w:tcBorders>
          </w:tcPr>
          <w:p w14:paraId="3ABFAC01" w14:textId="77777777" w:rsidR="0002050B" w:rsidRPr="00C13447" w:rsidRDefault="0002050B" w:rsidP="0002050B">
            <w:pPr>
              <w:pStyle w:val="Paragraphe"/>
            </w:pPr>
            <w:r w:rsidRPr="00C13447">
              <w:t>UNHCR</w:t>
            </w:r>
          </w:p>
        </w:tc>
      </w:tr>
      <w:tr w:rsidR="0002050B" w:rsidRPr="003500BA" w14:paraId="6956170D" w14:textId="77777777" w:rsidTr="00DE2948">
        <w:trPr>
          <w:gridAfter w:val="1"/>
          <w:wAfter w:w="139" w:type="dxa"/>
        </w:trPr>
        <w:tc>
          <w:tcPr>
            <w:tcW w:w="2132" w:type="dxa"/>
            <w:tcBorders>
              <w:top w:val="nil"/>
              <w:left w:val="nil"/>
              <w:bottom w:val="single" w:sz="4" w:space="0" w:color="auto"/>
              <w:right w:val="single" w:sz="4" w:space="0" w:color="auto"/>
            </w:tcBorders>
          </w:tcPr>
          <w:p w14:paraId="5375A67E" w14:textId="77777777" w:rsidR="0002050B" w:rsidRPr="00C13447" w:rsidRDefault="0002050B" w:rsidP="0002050B">
            <w:pPr>
              <w:pStyle w:val="Paragraphe"/>
              <w:rPr>
                <w:b/>
              </w:rPr>
            </w:pPr>
          </w:p>
        </w:tc>
        <w:tc>
          <w:tcPr>
            <w:tcW w:w="567" w:type="dxa"/>
            <w:tcBorders>
              <w:top w:val="single" w:sz="4" w:space="0" w:color="auto"/>
              <w:left w:val="single" w:sz="4" w:space="0" w:color="auto"/>
              <w:bottom w:val="single" w:sz="4" w:space="0" w:color="auto"/>
              <w:right w:val="nil"/>
            </w:tcBorders>
          </w:tcPr>
          <w:p w14:paraId="638113F3" w14:textId="77777777" w:rsidR="0002050B" w:rsidRPr="00C13447" w:rsidRDefault="0002050B" w:rsidP="0002050B">
            <w:pPr>
              <w:pStyle w:val="Paragraphe"/>
              <w:rPr>
                <w:sz w:val="20"/>
              </w:rPr>
            </w:pPr>
            <w:r w:rsidRPr="00C13447">
              <w:rPr>
                <w:sz w:val="20"/>
              </w:rPr>
              <w:t>□</w:t>
            </w:r>
          </w:p>
        </w:tc>
        <w:tc>
          <w:tcPr>
            <w:tcW w:w="6799" w:type="dxa"/>
            <w:gridSpan w:val="7"/>
            <w:tcBorders>
              <w:top w:val="single" w:sz="4" w:space="0" w:color="auto"/>
              <w:left w:val="single" w:sz="4" w:space="0" w:color="auto"/>
              <w:bottom w:val="single" w:sz="4" w:space="0" w:color="auto"/>
              <w:right w:val="nil"/>
            </w:tcBorders>
          </w:tcPr>
          <w:p w14:paraId="69E74BDC" w14:textId="77777777" w:rsidR="0002050B" w:rsidRPr="00C13447" w:rsidRDefault="0002050B" w:rsidP="0002050B">
            <w:pPr>
              <w:pStyle w:val="Paragraphe"/>
            </w:pPr>
            <w:r w:rsidRPr="00203E0E">
              <w:rPr>
                <w:color w:val="58585A" w:themeColor="background2"/>
                <w:sz w:val="20"/>
              </w:rPr>
              <w:t>[Other, Specify]</w:t>
            </w:r>
          </w:p>
        </w:tc>
      </w:tr>
      <w:tr w:rsidR="0002050B" w:rsidRPr="003500BA" w14:paraId="3A963E14" w14:textId="77777777" w:rsidTr="004F5C04">
        <w:trPr>
          <w:gridAfter w:val="1"/>
          <w:wAfter w:w="139" w:type="dxa"/>
        </w:trPr>
        <w:tc>
          <w:tcPr>
            <w:tcW w:w="2132" w:type="dxa"/>
            <w:tcBorders>
              <w:top w:val="single" w:sz="4" w:space="0" w:color="auto"/>
              <w:left w:val="nil"/>
              <w:bottom w:val="nil"/>
              <w:right w:val="single" w:sz="4" w:space="0" w:color="auto"/>
            </w:tcBorders>
          </w:tcPr>
          <w:p w14:paraId="26BF4FA6" w14:textId="77777777" w:rsidR="0002050B" w:rsidRPr="00C13447" w:rsidRDefault="0002050B" w:rsidP="0002050B">
            <w:pPr>
              <w:pStyle w:val="Paragraphe"/>
              <w:rPr>
                <w:b/>
              </w:rPr>
            </w:pPr>
            <w:r w:rsidRPr="00C13447">
              <w:rPr>
                <w:b/>
              </w:rPr>
              <w:lastRenderedPageBreak/>
              <w:t>Expected ouput type(s)</w:t>
            </w:r>
          </w:p>
        </w:tc>
        <w:tc>
          <w:tcPr>
            <w:tcW w:w="567" w:type="dxa"/>
            <w:tcBorders>
              <w:top w:val="single" w:sz="4" w:space="0" w:color="auto"/>
              <w:left w:val="single" w:sz="4" w:space="0" w:color="auto"/>
              <w:bottom w:val="single" w:sz="4" w:space="0" w:color="auto"/>
              <w:right w:val="nil"/>
            </w:tcBorders>
          </w:tcPr>
          <w:p w14:paraId="145F6BCC" w14:textId="77777777" w:rsidR="0002050B" w:rsidRPr="00C13447" w:rsidRDefault="0002050B" w:rsidP="0002050B">
            <w:pPr>
              <w:pStyle w:val="Paragraphe"/>
            </w:pPr>
            <w:r w:rsidRPr="00C13447">
              <w:rPr>
                <w:sz w:val="20"/>
              </w:rPr>
              <w:t>□</w:t>
            </w:r>
          </w:p>
        </w:tc>
        <w:tc>
          <w:tcPr>
            <w:tcW w:w="2268" w:type="dxa"/>
            <w:tcBorders>
              <w:top w:val="single" w:sz="4" w:space="0" w:color="auto"/>
              <w:left w:val="single" w:sz="4" w:space="0" w:color="auto"/>
              <w:bottom w:val="single" w:sz="4" w:space="0" w:color="auto"/>
              <w:right w:val="nil"/>
            </w:tcBorders>
          </w:tcPr>
          <w:p w14:paraId="2BB73871" w14:textId="77777777" w:rsidR="0002050B" w:rsidRPr="00C13447" w:rsidRDefault="0002050B" w:rsidP="0002050B">
            <w:pPr>
              <w:pStyle w:val="Paragraphe"/>
            </w:pPr>
            <w:r w:rsidRPr="00C13447">
              <w:t>Situation overview #: _ _</w:t>
            </w:r>
          </w:p>
        </w:tc>
        <w:tc>
          <w:tcPr>
            <w:tcW w:w="277" w:type="dxa"/>
            <w:tcBorders>
              <w:top w:val="single" w:sz="4" w:space="0" w:color="auto"/>
              <w:left w:val="single" w:sz="4" w:space="0" w:color="auto"/>
              <w:bottom w:val="single" w:sz="4" w:space="0" w:color="auto"/>
              <w:right w:val="nil"/>
            </w:tcBorders>
          </w:tcPr>
          <w:p w14:paraId="2EFD1DE5" w14:textId="60760FEF" w:rsidR="0002050B" w:rsidRPr="004F5C04" w:rsidRDefault="0002050B" w:rsidP="0002050B">
            <w:pPr>
              <w:pStyle w:val="Paragraphe"/>
              <w:rPr>
                <w:b/>
                <w:bCs/>
              </w:rPr>
            </w:pPr>
            <w:r w:rsidRPr="004F5C04">
              <w:rPr>
                <w:b/>
                <w:bCs/>
                <w:sz w:val="20"/>
              </w:rPr>
              <w:t>X</w:t>
            </w:r>
          </w:p>
        </w:tc>
        <w:tc>
          <w:tcPr>
            <w:tcW w:w="1984" w:type="dxa"/>
            <w:gridSpan w:val="3"/>
            <w:tcBorders>
              <w:top w:val="single" w:sz="4" w:space="0" w:color="auto"/>
              <w:left w:val="single" w:sz="4" w:space="0" w:color="auto"/>
              <w:bottom w:val="single" w:sz="4" w:space="0" w:color="auto"/>
              <w:right w:val="nil"/>
            </w:tcBorders>
          </w:tcPr>
          <w:p w14:paraId="4D272916" w14:textId="77777777" w:rsidR="0002050B" w:rsidRDefault="0002050B" w:rsidP="0002050B">
            <w:pPr>
              <w:pStyle w:val="Paragraphe"/>
              <w:rPr>
                <w:b/>
                <w:bCs/>
              </w:rPr>
            </w:pPr>
            <w:r w:rsidRPr="004F5C04">
              <w:rPr>
                <w:b/>
                <w:bCs/>
              </w:rPr>
              <w:t>Report #: 1</w:t>
            </w:r>
          </w:p>
          <w:p w14:paraId="3F70A1AC" w14:textId="4C13C02C" w:rsidR="009901B7" w:rsidRPr="004F5C04" w:rsidRDefault="009901B7" w:rsidP="0002050B">
            <w:pPr>
              <w:pStyle w:val="Paragraphe"/>
              <w:rPr>
                <w:b/>
                <w:bCs/>
              </w:rPr>
            </w:pPr>
            <w:r>
              <w:rPr>
                <w:sz w:val="20"/>
              </w:rPr>
              <w:t xml:space="preserve">Either a </w:t>
            </w:r>
            <w:r w:rsidRPr="009F6DB5">
              <w:rPr>
                <w:sz w:val="20"/>
              </w:rPr>
              <w:t>single full-length synthesized report, or multiple analytical and thematic briefs accompanied by a synthesized executive summary</w:t>
            </w:r>
            <w:r>
              <w:rPr>
                <w:sz w:val="20"/>
              </w:rPr>
              <w:t>.</w:t>
            </w:r>
          </w:p>
        </w:tc>
        <w:tc>
          <w:tcPr>
            <w:tcW w:w="236" w:type="dxa"/>
            <w:tcBorders>
              <w:top w:val="single" w:sz="4" w:space="0" w:color="auto"/>
              <w:left w:val="single" w:sz="4" w:space="0" w:color="auto"/>
              <w:bottom w:val="single" w:sz="4" w:space="0" w:color="auto"/>
              <w:right w:val="nil"/>
            </w:tcBorders>
          </w:tcPr>
          <w:p w14:paraId="5EF72843" w14:textId="77777777" w:rsidR="0002050B" w:rsidRPr="00C13447" w:rsidRDefault="0002050B" w:rsidP="0002050B">
            <w:pPr>
              <w:pStyle w:val="Paragraphe"/>
            </w:pPr>
            <w:r w:rsidRPr="00C13447">
              <w:rPr>
                <w:sz w:val="20"/>
              </w:rPr>
              <w:t>□</w:t>
            </w:r>
          </w:p>
        </w:tc>
        <w:tc>
          <w:tcPr>
            <w:tcW w:w="2034" w:type="dxa"/>
            <w:tcBorders>
              <w:top w:val="nil"/>
              <w:left w:val="single" w:sz="4" w:space="0" w:color="auto"/>
              <w:bottom w:val="single" w:sz="4" w:space="0" w:color="000000" w:themeColor="text1"/>
              <w:right w:val="nil"/>
            </w:tcBorders>
          </w:tcPr>
          <w:p w14:paraId="4AD077F1" w14:textId="77777777" w:rsidR="0002050B" w:rsidRPr="00C13447" w:rsidRDefault="0002050B" w:rsidP="0002050B">
            <w:pPr>
              <w:pStyle w:val="Paragraphe"/>
            </w:pPr>
            <w:r w:rsidRPr="00C13447">
              <w:t>Profile #: _ _</w:t>
            </w:r>
          </w:p>
        </w:tc>
      </w:tr>
      <w:tr w:rsidR="0002050B" w:rsidRPr="003500BA" w14:paraId="7A64DDC6" w14:textId="77777777" w:rsidTr="004F5C04">
        <w:trPr>
          <w:gridAfter w:val="1"/>
          <w:wAfter w:w="139" w:type="dxa"/>
        </w:trPr>
        <w:tc>
          <w:tcPr>
            <w:tcW w:w="2132" w:type="dxa"/>
            <w:tcBorders>
              <w:top w:val="nil"/>
              <w:left w:val="nil"/>
              <w:bottom w:val="nil"/>
              <w:right w:val="single" w:sz="4" w:space="0" w:color="auto"/>
            </w:tcBorders>
          </w:tcPr>
          <w:p w14:paraId="30D863D4" w14:textId="77777777" w:rsidR="0002050B" w:rsidRPr="00C13447" w:rsidRDefault="0002050B" w:rsidP="0002050B">
            <w:pPr>
              <w:pStyle w:val="Paragraphe"/>
              <w:rPr>
                <w:b/>
              </w:rPr>
            </w:pPr>
          </w:p>
        </w:tc>
        <w:tc>
          <w:tcPr>
            <w:tcW w:w="567" w:type="dxa"/>
            <w:tcBorders>
              <w:top w:val="single" w:sz="4" w:space="0" w:color="auto"/>
              <w:left w:val="single" w:sz="4" w:space="0" w:color="auto"/>
              <w:bottom w:val="single" w:sz="4" w:space="0" w:color="auto"/>
              <w:right w:val="nil"/>
            </w:tcBorders>
          </w:tcPr>
          <w:p w14:paraId="787A7854" w14:textId="3EE17F89" w:rsidR="0002050B" w:rsidRPr="004F5C04" w:rsidRDefault="0002050B" w:rsidP="0002050B">
            <w:pPr>
              <w:pStyle w:val="Paragraphe"/>
              <w:rPr>
                <w:b/>
                <w:bCs/>
              </w:rPr>
            </w:pPr>
            <w:r w:rsidRPr="004F5C04">
              <w:rPr>
                <w:b/>
                <w:bCs/>
                <w:sz w:val="20"/>
              </w:rPr>
              <w:t>X</w:t>
            </w:r>
          </w:p>
        </w:tc>
        <w:tc>
          <w:tcPr>
            <w:tcW w:w="2268" w:type="dxa"/>
            <w:tcBorders>
              <w:top w:val="single" w:sz="4" w:space="0" w:color="auto"/>
              <w:left w:val="single" w:sz="4" w:space="0" w:color="auto"/>
              <w:bottom w:val="single" w:sz="4" w:space="0" w:color="auto"/>
              <w:right w:val="nil"/>
            </w:tcBorders>
          </w:tcPr>
          <w:p w14:paraId="0D673730" w14:textId="6962AB6D" w:rsidR="0002050B" w:rsidRPr="004F5C04" w:rsidRDefault="0002050B" w:rsidP="0002050B">
            <w:pPr>
              <w:jc w:val="left"/>
              <w:rPr>
                <w:b/>
                <w:bCs/>
              </w:rPr>
            </w:pPr>
            <w:r w:rsidRPr="004F5C04">
              <w:rPr>
                <w:b/>
                <w:bCs/>
              </w:rPr>
              <w:t>Presentation (Preliminary findings) #: 2</w:t>
            </w:r>
          </w:p>
        </w:tc>
        <w:tc>
          <w:tcPr>
            <w:tcW w:w="277" w:type="dxa"/>
            <w:tcBorders>
              <w:top w:val="single" w:sz="4" w:space="0" w:color="auto"/>
              <w:left w:val="single" w:sz="4" w:space="0" w:color="auto"/>
              <w:bottom w:val="single" w:sz="4" w:space="0" w:color="auto"/>
              <w:right w:val="nil"/>
            </w:tcBorders>
          </w:tcPr>
          <w:p w14:paraId="4BBCEBE7" w14:textId="77777777" w:rsidR="0002050B" w:rsidRPr="00C13447" w:rsidRDefault="0002050B" w:rsidP="0002050B">
            <w:pPr>
              <w:pStyle w:val="Paragraphe"/>
            </w:pPr>
            <w:r w:rsidRPr="00C13447">
              <w:rPr>
                <w:sz w:val="20"/>
              </w:rPr>
              <w:t>□</w:t>
            </w:r>
          </w:p>
        </w:tc>
        <w:tc>
          <w:tcPr>
            <w:tcW w:w="1984" w:type="dxa"/>
            <w:gridSpan w:val="3"/>
            <w:tcBorders>
              <w:top w:val="single" w:sz="4" w:space="0" w:color="auto"/>
              <w:left w:val="single" w:sz="4" w:space="0" w:color="auto"/>
              <w:bottom w:val="single" w:sz="4" w:space="0" w:color="auto"/>
              <w:right w:val="nil"/>
            </w:tcBorders>
          </w:tcPr>
          <w:p w14:paraId="29B2D0FD" w14:textId="77777777" w:rsidR="0002050B" w:rsidRPr="00C13447" w:rsidRDefault="0002050B" w:rsidP="0002050B">
            <w:pPr>
              <w:pStyle w:val="Paragraphe"/>
            </w:pPr>
            <w:r w:rsidRPr="00C13447">
              <w:t>Presentation (Final)  #: _ _</w:t>
            </w:r>
          </w:p>
        </w:tc>
        <w:tc>
          <w:tcPr>
            <w:tcW w:w="236" w:type="dxa"/>
            <w:tcBorders>
              <w:top w:val="single" w:sz="4" w:space="0" w:color="auto"/>
              <w:left w:val="single" w:sz="4" w:space="0" w:color="auto"/>
              <w:bottom w:val="single" w:sz="4" w:space="0" w:color="auto"/>
              <w:right w:val="nil"/>
            </w:tcBorders>
          </w:tcPr>
          <w:p w14:paraId="4C084C1B" w14:textId="25362D01" w:rsidR="0002050B" w:rsidRPr="00C13447" w:rsidRDefault="0002050B" w:rsidP="0002050B">
            <w:pPr>
              <w:pStyle w:val="Paragraphe"/>
            </w:pPr>
            <w:r w:rsidRPr="00C13447">
              <w:rPr>
                <w:sz w:val="20"/>
              </w:rPr>
              <w:t>□</w:t>
            </w:r>
          </w:p>
        </w:tc>
        <w:tc>
          <w:tcPr>
            <w:tcW w:w="2034" w:type="dxa"/>
            <w:tcBorders>
              <w:top w:val="nil"/>
              <w:left w:val="single" w:sz="4" w:space="0" w:color="auto"/>
              <w:bottom w:val="single" w:sz="4" w:space="0" w:color="000000" w:themeColor="text1"/>
              <w:right w:val="nil"/>
            </w:tcBorders>
          </w:tcPr>
          <w:p w14:paraId="755C8B9C" w14:textId="1A57B262" w:rsidR="0002050B" w:rsidRPr="00E1458B" w:rsidRDefault="0002050B" w:rsidP="0002050B">
            <w:pPr>
              <w:pStyle w:val="Paragraphe"/>
              <w:rPr>
                <w:b/>
                <w:bCs/>
              </w:rPr>
            </w:pPr>
            <w:r w:rsidRPr="00C13447">
              <w:t xml:space="preserve">Factsheet #: </w:t>
            </w:r>
            <w:r>
              <w:t xml:space="preserve"> </w:t>
            </w:r>
          </w:p>
        </w:tc>
      </w:tr>
      <w:tr w:rsidR="0002050B" w:rsidRPr="003500BA" w14:paraId="153BDB0A" w14:textId="77777777" w:rsidTr="004F5C04">
        <w:trPr>
          <w:gridAfter w:val="1"/>
          <w:wAfter w:w="139" w:type="dxa"/>
        </w:trPr>
        <w:tc>
          <w:tcPr>
            <w:tcW w:w="2132" w:type="dxa"/>
            <w:tcBorders>
              <w:top w:val="nil"/>
              <w:left w:val="nil"/>
              <w:bottom w:val="nil"/>
              <w:right w:val="single" w:sz="4" w:space="0" w:color="auto"/>
            </w:tcBorders>
          </w:tcPr>
          <w:p w14:paraId="0A9CE9BF" w14:textId="77777777" w:rsidR="0002050B" w:rsidRPr="00C13447" w:rsidRDefault="0002050B" w:rsidP="0002050B">
            <w:pPr>
              <w:pStyle w:val="Paragraphe"/>
              <w:rPr>
                <w:b/>
              </w:rPr>
            </w:pPr>
          </w:p>
        </w:tc>
        <w:tc>
          <w:tcPr>
            <w:tcW w:w="567" w:type="dxa"/>
            <w:tcBorders>
              <w:top w:val="single" w:sz="4" w:space="0" w:color="auto"/>
              <w:left w:val="single" w:sz="4" w:space="0" w:color="auto"/>
              <w:bottom w:val="single" w:sz="4" w:space="0" w:color="auto"/>
              <w:right w:val="nil"/>
            </w:tcBorders>
          </w:tcPr>
          <w:p w14:paraId="40BFFEC2" w14:textId="77777777" w:rsidR="0002050B" w:rsidRPr="00C13447" w:rsidRDefault="0002050B" w:rsidP="0002050B">
            <w:pPr>
              <w:pStyle w:val="Paragraphe"/>
            </w:pPr>
            <w:r w:rsidRPr="00C13447">
              <w:rPr>
                <w:sz w:val="20"/>
              </w:rPr>
              <w:t>□</w:t>
            </w:r>
          </w:p>
        </w:tc>
        <w:tc>
          <w:tcPr>
            <w:tcW w:w="2268" w:type="dxa"/>
            <w:tcBorders>
              <w:top w:val="single" w:sz="4" w:space="0" w:color="auto"/>
              <w:left w:val="single" w:sz="4" w:space="0" w:color="auto"/>
              <w:bottom w:val="single" w:sz="4" w:space="0" w:color="auto"/>
              <w:right w:val="nil"/>
            </w:tcBorders>
          </w:tcPr>
          <w:p w14:paraId="209D1F10" w14:textId="77777777" w:rsidR="0002050B" w:rsidRPr="00C13447" w:rsidRDefault="0002050B" w:rsidP="0002050B">
            <w:pPr>
              <w:pStyle w:val="Paragraphe"/>
            </w:pPr>
            <w:r w:rsidRPr="00C13447">
              <w:t>Interactive dashboard #:_</w:t>
            </w:r>
          </w:p>
        </w:tc>
        <w:tc>
          <w:tcPr>
            <w:tcW w:w="277" w:type="dxa"/>
            <w:tcBorders>
              <w:top w:val="single" w:sz="4" w:space="0" w:color="auto"/>
              <w:left w:val="single" w:sz="4" w:space="0" w:color="auto"/>
              <w:bottom w:val="single" w:sz="4" w:space="0" w:color="auto"/>
              <w:right w:val="nil"/>
            </w:tcBorders>
          </w:tcPr>
          <w:p w14:paraId="46BD6056" w14:textId="77777777" w:rsidR="0002050B" w:rsidRPr="00C13447" w:rsidRDefault="0002050B" w:rsidP="0002050B">
            <w:pPr>
              <w:pStyle w:val="Paragraphe"/>
            </w:pPr>
            <w:r w:rsidRPr="00C13447">
              <w:rPr>
                <w:sz w:val="20"/>
              </w:rPr>
              <w:t>□</w:t>
            </w:r>
          </w:p>
        </w:tc>
        <w:tc>
          <w:tcPr>
            <w:tcW w:w="1984" w:type="dxa"/>
            <w:gridSpan w:val="3"/>
            <w:tcBorders>
              <w:top w:val="single" w:sz="4" w:space="0" w:color="auto"/>
              <w:left w:val="single" w:sz="4" w:space="0" w:color="auto"/>
              <w:bottom w:val="single" w:sz="4" w:space="0" w:color="auto"/>
              <w:right w:val="nil"/>
            </w:tcBorders>
          </w:tcPr>
          <w:p w14:paraId="6A258D92" w14:textId="77777777" w:rsidR="0002050B" w:rsidRPr="00C13447" w:rsidRDefault="0002050B" w:rsidP="0002050B">
            <w:pPr>
              <w:pStyle w:val="Paragraphe"/>
            </w:pPr>
            <w:r w:rsidRPr="00C13447">
              <w:t>Webmap #: _ _</w:t>
            </w:r>
          </w:p>
        </w:tc>
        <w:tc>
          <w:tcPr>
            <w:tcW w:w="236" w:type="dxa"/>
            <w:tcBorders>
              <w:top w:val="single" w:sz="4" w:space="0" w:color="auto"/>
              <w:left w:val="single" w:sz="4" w:space="0" w:color="auto"/>
              <w:bottom w:val="single" w:sz="4" w:space="0" w:color="auto"/>
              <w:right w:val="nil"/>
            </w:tcBorders>
          </w:tcPr>
          <w:p w14:paraId="3DB4FB12" w14:textId="77777777" w:rsidR="0002050B" w:rsidRPr="00C13447" w:rsidRDefault="0002050B" w:rsidP="0002050B">
            <w:pPr>
              <w:pStyle w:val="Paragraphe"/>
            </w:pPr>
            <w:r w:rsidRPr="00C13447">
              <w:rPr>
                <w:sz w:val="20"/>
              </w:rPr>
              <w:t>□</w:t>
            </w:r>
          </w:p>
        </w:tc>
        <w:tc>
          <w:tcPr>
            <w:tcW w:w="2034" w:type="dxa"/>
            <w:tcBorders>
              <w:top w:val="nil"/>
              <w:left w:val="single" w:sz="4" w:space="0" w:color="auto"/>
              <w:bottom w:val="single" w:sz="4" w:space="0" w:color="000000" w:themeColor="text1"/>
              <w:right w:val="nil"/>
            </w:tcBorders>
          </w:tcPr>
          <w:p w14:paraId="6310C3FE" w14:textId="77777777" w:rsidR="0002050B" w:rsidRPr="00C13447" w:rsidRDefault="0002050B" w:rsidP="0002050B">
            <w:pPr>
              <w:pStyle w:val="Paragraphe"/>
            </w:pPr>
            <w:r w:rsidRPr="00C13447">
              <w:t>Map #: _ _</w:t>
            </w:r>
          </w:p>
        </w:tc>
      </w:tr>
      <w:tr w:rsidR="0002050B" w:rsidRPr="003500BA" w14:paraId="6052B80B" w14:textId="77777777" w:rsidTr="00DE2948">
        <w:trPr>
          <w:gridAfter w:val="1"/>
          <w:wAfter w:w="139" w:type="dxa"/>
        </w:trPr>
        <w:tc>
          <w:tcPr>
            <w:tcW w:w="2132" w:type="dxa"/>
            <w:tcBorders>
              <w:top w:val="nil"/>
              <w:left w:val="nil"/>
              <w:bottom w:val="nil"/>
              <w:right w:val="single" w:sz="4" w:space="0" w:color="auto"/>
            </w:tcBorders>
          </w:tcPr>
          <w:p w14:paraId="344EDA76" w14:textId="77777777" w:rsidR="0002050B" w:rsidRPr="00C13447" w:rsidRDefault="0002050B" w:rsidP="0002050B">
            <w:pPr>
              <w:pStyle w:val="Paragraphe"/>
              <w:rPr>
                <w:b/>
              </w:rPr>
            </w:pPr>
          </w:p>
        </w:tc>
        <w:tc>
          <w:tcPr>
            <w:tcW w:w="567" w:type="dxa"/>
            <w:tcBorders>
              <w:top w:val="single" w:sz="4" w:space="0" w:color="auto"/>
              <w:left w:val="single" w:sz="4" w:space="0" w:color="auto"/>
              <w:bottom w:val="single" w:sz="4" w:space="0" w:color="auto"/>
              <w:right w:val="nil"/>
            </w:tcBorders>
          </w:tcPr>
          <w:p w14:paraId="501FB3D0" w14:textId="77777777" w:rsidR="0002050B" w:rsidRPr="00C13447" w:rsidRDefault="0002050B" w:rsidP="0002050B">
            <w:pPr>
              <w:pStyle w:val="Paragraphe"/>
              <w:rPr>
                <w:sz w:val="20"/>
              </w:rPr>
            </w:pPr>
            <w:r w:rsidRPr="00C13447">
              <w:rPr>
                <w:sz w:val="20"/>
              </w:rPr>
              <w:t>□</w:t>
            </w:r>
          </w:p>
        </w:tc>
        <w:tc>
          <w:tcPr>
            <w:tcW w:w="6799" w:type="dxa"/>
            <w:gridSpan w:val="7"/>
            <w:tcBorders>
              <w:top w:val="single" w:sz="4" w:space="0" w:color="auto"/>
              <w:left w:val="single" w:sz="4" w:space="0" w:color="auto"/>
              <w:bottom w:val="single" w:sz="4" w:space="0" w:color="auto"/>
              <w:right w:val="nil"/>
            </w:tcBorders>
          </w:tcPr>
          <w:p w14:paraId="6B420F52" w14:textId="77777777" w:rsidR="0002050B" w:rsidRPr="00C13447" w:rsidRDefault="0002050B" w:rsidP="0002050B">
            <w:pPr>
              <w:pStyle w:val="Paragraphe"/>
            </w:pPr>
            <w:r w:rsidRPr="00203E0E">
              <w:rPr>
                <w:color w:val="58585A" w:themeColor="background2"/>
                <w:sz w:val="20"/>
              </w:rPr>
              <w:t>[Other, Specify]</w:t>
            </w:r>
            <w:r>
              <w:t xml:space="preserve"> </w:t>
            </w:r>
            <w:r w:rsidRPr="00C13447">
              <w:t>#: _ _</w:t>
            </w:r>
          </w:p>
        </w:tc>
      </w:tr>
      <w:tr w:rsidR="0002050B" w:rsidRPr="003500BA" w14:paraId="727895C3" w14:textId="77777777" w:rsidTr="00DE2948">
        <w:trPr>
          <w:gridAfter w:val="1"/>
          <w:wAfter w:w="139" w:type="dxa"/>
          <w:trHeight w:val="340"/>
        </w:trPr>
        <w:tc>
          <w:tcPr>
            <w:tcW w:w="2132" w:type="dxa"/>
            <w:vMerge w:val="restart"/>
            <w:tcBorders>
              <w:top w:val="single" w:sz="4" w:space="0" w:color="000000" w:themeColor="text1"/>
              <w:left w:val="nil"/>
              <w:right w:val="single" w:sz="4" w:space="0" w:color="auto"/>
            </w:tcBorders>
          </w:tcPr>
          <w:p w14:paraId="606B768E" w14:textId="77777777" w:rsidR="0002050B" w:rsidRPr="00C13447" w:rsidRDefault="0002050B" w:rsidP="0002050B">
            <w:pPr>
              <w:pStyle w:val="Paragraphe"/>
              <w:rPr>
                <w:b/>
              </w:rPr>
            </w:pPr>
            <w:r w:rsidRPr="00C13447">
              <w:rPr>
                <w:b/>
              </w:rPr>
              <w:t>Access</w:t>
            </w:r>
          </w:p>
          <w:p w14:paraId="15B00965" w14:textId="77777777" w:rsidR="0002050B" w:rsidRPr="00C13447" w:rsidRDefault="0002050B" w:rsidP="0002050B">
            <w:pPr>
              <w:pStyle w:val="Paragraphe"/>
              <w:rPr>
                <w:b/>
              </w:rPr>
            </w:pPr>
            <w:r w:rsidRPr="00C13447">
              <w:t xml:space="preserve">      </w:t>
            </w:r>
          </w:p>
          <w:p w14:paraId="1D651912" w14:textId="77777777" w:rsidR="0002050B" w:rsidRPr="00C13447" w:rsidRDefault="0002050B" w:rsidP="0002050B">
            <w:pPr>
              <w:pStyle w:val="Paragraphe"/>
              <w:rPr>
                <w:b/>
              </w:rPr>
            </w:pPr>
          </w:p>
        </w:tc>
        <w:tc>
          <w:tcPr>
            <w:tcW w:w="567" w:type="dxa"/>
            <w:tcBorders>
              <w:top w:val="single" w:sz="4" w:space="0" w:color="000000" w:themeColor="text1"/>
              <w:left w:val="single" w:sz="4" w:space="0" w:color="auto"/>
              <w:bottom w:val="single" w:sz="4" w:space="0" w:color="000000" w:themeColor="text1"/>
              <w:right w:val="nil"/>
            </w:tcBorders>
          </w:tcPr>
          <w:p w14:paraId="4A7F95EA" w14:textId="2EADCADD" w:rsidR="0002050B" w:rsidRPr="00B413D3" w:rsidRDefault="0002050B" w:rsidP="0002050B">
            <w:pPr>
              <w:pStyle w:val="Paragraphe"/>
              <w:spacing w:line="240" w:lineRule="auto"/>
              <w:rPr>
                <w:b/>
                <w:bCs/>
              </w:rPr>
            </w:pPr>
            <w:r w:rsidRPr="00B413D3">
              <w:rPr>
                <w:b/>
                <w:bCs/>
                <w:sz w:val="20"/>
              </w:rPr>
              <w:t>X</w:t>
            </w:r>
          </w:p>
        </w:tc>
        <w:tc>
          <w:tcPr>
            <w:tcW w:w="6799" w:type="dxa"/>
            <w:gridSpan w:val="7"/>
            <w:tcBorders>
              <w:top w:val="single" w:sz="4" w:space="0" w:color="000000" w:themeColor="text1"/>
              <w:left w:val="single" w:sz="4" w:space="0" w:color="auto"/>
              <w:bottom w:val="single" w:sz="4" w:space="0" w:color="000000" w:themeColor="text1"/>
              <w:right w:val="nil"/>
            </w:tcBorders>
          </w:tcPr>
          <w:p w14:paraId="1BA70BB3" w14:textId="77777777" w:rsidR="0002050B" w:rsidRPr="00B413D3" w:rsidRDefault="0002050B" w:rsidP="0002050B">
            <w:pPr>
              <w:pStyle w:val="Paragraphe"/>
              <w:spacing w:line="240" w:lineRule="auto"/>
              <w:rPr>
                <w:b/>
                <w:bCs/>
              </w:rPr>
            </w:pPr>
            <w:r w:rsidRPr="00B413D3">
              <w:rPr>
                <w:b/>
                <w:bCs/>
              </w:rPr>
              <w:t xml:space="preserve">Public (available on REACH resource center and other humanitarian platforms)    </w:t>
            </w:r>
          </w:p>
        </w:tc>
      </w:tr>
      <w:tr w:rsidR="0002050B" w:rsidRPr="003500BA" w14:paraId="27AD2CFB" w14:textId="77777777" w:rsidTr="00A27344">
        <w:trPr>
          <w:gridAfter w:val="1"/>
          <w:wAfter w:w="139" w:type="dxa"/>
          <w:trHeight w:val="340"/>
        </w:trPr>
        <w:tc>
          <w:tcPr>
            <w:tcW w:w="2132" w:type="dxa"/>
            <w:vMerge/>
            <w:tcBorders>
              <w:left w:val="nil"/>
              <w:bottom w:val="single" w:sz="4" w:space="0" w:color="000000" w:themeColor="text1"/>
              <w:right w:val="single" w:sz="4" w:space="0" w:color="auto"/>
            </w:tcBorders>
          </w:tcPr>
          <w:p w14:paraId="17163B79" w14:textId="77777777" w:rsidR="0002050B" w:rsidRPr="00C13447" w:rsidRDefault="0002050B" w:rsidP="0002050B">
            <w:pPr>
              <w:pStyle w:val="Paragraphe"/>
              <w:rPr>
                <w:b/>
              </w:rPr>
            </w:pPr>
          </w:p>
        </w:tc>
        <w:tc>
          <w:tcPr>
            <w:tcW w:w="567" w:type="dxa"/>
            <w:tcBorders>
              <w:top w:val="single" w:sz="4" w:space="0" w:color="000000" w:themeColor="text1"/>
              <w:left w:val="single" w:sz="4" w:space="0" w:color="auto"/>
              <w:bottom w:val="single" w:sz="4" w:space="0" w:color="000000" w:themeColor="text1"/>
              <w:right w:val="nil"/>
            </w:tcBorders>
          </w:tcPr>
          <w:p w14:paraId="4AF45E82" w14:textId="7FC9E222" w:rsidR="0002050B" w:rsidRPr="00C13447" w:rsidRDefault="0002050B" w:rsidP="0002050B">
            <w:pPr>
              <w:pStyle w:val="Paragraphe"/>
              <w:spacing w:line="240" w:lineRule="auto"/>
            </w:pPr>
            <w:r w:rsidRPr="00C13447">
              <w:rPr>
                <w:sz w:val="20"/>
              </w:rPr>
              <w:t>□</w:t>
            </w:r>
          </w:p>
        </w:tc>
        <w:tc>
          <w:tcPr>
            <w:tcW w:w="6799" w:type="dxa"/>
            <w:gridSpan w:val="7"/>
            <w:tcBorders>
              <w:top w:val="single" w:sz="4" w:space="0" w:color="000000" w:themeColor="text1"/>
              <w:left w:val="single" w:sz="4" w:space="0" w:color="auto"/>
              <w:bottom w:val="single" w:sz="4" w:space="0" w:color="000000" w:themeColor="text1"/>
              <w:right w:val="nil"/>
            </w:tcBorders>
          </w:tcPr>
          <w:p w14:paraId="1BDA7AFE" w14:textId="77777777" w:rsidR="0002050B" w:rsidRPr="00C13447" w:rsidRDefault="0002050B" w:rsidP="0002050B">
            <w:pPr>
              <w:pStyle w:val="Paragraphe"/>
              <w:spacing w:line="240" w:lineRule="auto"/>
            </w:pPr>
            <w:r w:rsidRPr="00C13447">
              <w:t>Restricted (bilateral dissemination only upon agreed dissemination list, no publication on REACH or other platforms)</w:t>
            </w:r>
          </w:p>
        </w:tc>
      </w:tr>
      <w:tr w:rsidR="0002050B" w:rsidRPr="003500BA" w14:paraId="4135C735" w14:textId="77777777" w:rsidTr="00AE13C7">
        <w:trPr>
          <w:gridAfter w:val="1"/>
          <w:wAfter w:w="139" w:type="dxa"/>
          <w:trHeight w:val="205"/>
        </w:trPr>
        <w:tc>
          <w:tcPr>
            <w:tcW w:w="2132" w:type="dxa"/>
            <w:vMerge w:val="restart"/>
            <w:tcBorders>
              <w:top w:val="single" w:sz="4" w:space="0" w:color="000000" w:themeColor="text1"/>
              <w:left w:val="nil"/>
              <w:right w:val="single" w:sz="4" w:space="0" w:color="auto"/>
            </w:tcBorders>
          </w:tcPr>
          <w:p w14:paraId="39A35055" w14:textId="77777777" w:rsidR="0002050B" w:rsidRPr="00C13447" w:rsidRDefault="0002050B" w:rsidP="0002050B">
            <w:pPr>
              <w:pStyle w:val="Paragraphe"/>
              <w:rPr>
                <w:b/>
              </w:rPr>
            </w:pPr>
            <w:r w:rsidRPr="00C13447">
              <w:rPr>
                <w:b/>
              </w:rPr>
              <w:t xml:space="preserve">Visibility </w:t>
            </w:r>
            <w:r w:rsidRPr="00C13447">
              <w:rPr>
                <w:i/>
                <w:sz w:val="20"/>
              </w:rPr>
              <w:t xml:space="preserve">Specify which </w:t>
            </w:r>
            <w:r w:rsidRPr="00C13447">
              <w:rPr>
                <w:b/>
                <w:i/>
                <w:sz w:val="20"/>
              </w:rPr>
              <w:t xml:space="preserve">logos </w:t>
            </w:r>
            <w:r w:rsidRPr="00C13447">
              <w:rPr>
                <w:i/>
                <w:sz w:val="20"/>
              </w:rPr>
              <w:t>should be on outputs</w:t>
            </w:r>
          </w:p>
        </w:tc>
        <w:tc>
          <w:tcPr>
            <w:tcW w:w="7366" w:type="dxa"/>
            <w:gridSpan w:val="8"/>
            <w:tcBorders>
              <w:top w:val="single" w:sz="4" w:space="0" w:color="000000" w:themeColor="text1"/>
              <w:left w:val="single" w:sz="4" w:space="0" w:color="auto"/>
              <w:bottom w:val="single" w:sz="4" w:space="0" w:color="000000" w:themeColor="text1"/>
              <w:right w:val="nil"/>
            </w:tcBorders>
          </w:tcPr>
          <w:p w14:paraId="494D9ABB" w14:textId="7A5542D5" w:rsidR="0002050B" w:rsidRPr="00981EE3" w:rsidRDefault="0002050B" w:rsidP="0002050B">
            <w:pPr>
              <w:pStyle w:val="Paragraphe"/>
              <w:rPr>
                <w:i/>
              </w:rPr>
            </w:pPr>
            <w:r w:rsidRPr="00371AC1">
              <w:rPr>
                <w:b/>
                <w:i/>
              </w:rPr>
              <w:t>REACH</w:t>
            </w:r>
          </w:p>
        </w:tc>
      </w:tr>
      <w:tr w:rsidR="0002050B" w:rsidRPr="003500BA" w14:paraId="32429498" w14:textId="77777777" w:rsidTr="00AE13C7">
        <w:trPr>
          <w:gridAfter w:val="1"/>
          <w:wAfter w:w="139" w:type="dxa"/>
          <w:trHeight w:val="203"/>
        </w:trPr>
        <w:tc>
          <w:tcPr>
            <w:tcW w:w="2132" w:type="dxa"/>
            <w:vMerge/>
            <w:tcBorders>
              <w:left w:val="nil"/>
              <w:right w:val="single" w:sz="4" w:space="0" w:color="auto"/>
            </w:tcBorders>
          </w:tcPr>
          <w:p w14:paraId="4416C78A" w14:textId="77777777" w:rsidR="0002050B" w:rsidRPr="00C13447" w:rsidRDefault="0002050B" w:rsidP="0002050B">
            <w:pPr>
              <w:pStyle w:val="Paragraphe"/>
              <w:rPr>
                <w:b/>
              </w:rPr>
            </w:pPr>
          </w:p>
        </w:tc>
        <w:tc>
          <w:tcPr>
            <w:tcW w:w="7366" w:type="dxa"/>
            <w:gridSpan w:val="8"/>
            <w:tcBorders>
              <w:top w:val="single" w:sz="4" w:space="0" w:color="000000" w:themeColor="text1"/>
              <w:left w:val="single" w:sz="4" w:space="0" w:color="auto"/>
              <w:bottom w:val="single" w:sz="4" w:space="0" w:color="000000" w:themeColor="text1"/>
              <w:right w:val="nil"/>
            </w:tcBorders>
          </w:tcPr>
          <w:p w14:paraId="38F1E09C" w14:textId="5780AFC4" w:rsidR="0002050B" w:rsidRPr="006B4370" w:rsidRDefault="0002050B" w:rsidP="0002050B">
            <w:pPr>
              <w:pStyle w:val="Paragraphe"/>
              <w:rPr>
                <w:i/>
                <w:color w:val="58585A" w:themeColor="background2"/>
              </w:rPr>
            </w:pPr>
            <w:r w:rsidRPr="00D7275C">
              <w:rPr>
                <w:b/>
                <w:i/>
              </w:rPr>
              <w:t>Donor:</w:t>
            </w:r>
            <w:r w:rsidRPr="00D7275C">
              <w:rPr>
                <w:i/>
              </w:rPr>
              <w:t xml:space="preserve"> </w:t>
            </w:r>
            <w:r w:rsidRPr="004F5C04">
              <w:rPr>
                <w:b/>
                <w:bCs/>
                <w:i/>
              </w:rPr>
              <w:t>UNICEF</w:t>
            </w:r>
          </w:p>
        </w:tc>
      </w:tr>
      <w:tr w:rsidR="0002050B" w:rsidRPr="003500BA" w14:paraId="539CD824" w14:textId="77777777" w:rsidTr="00AE13C7">
        <w:trPr>
          <w:gridAfter w:val="1"/>
          <w:wAfter w:w="139" w:type="dxa"/>
          <w:trHeight w:val="203"/>
        </w:trPr>
        <w:tc>
          <w:tcPr>
            <w:tcW w:w="2132" w:type="dxa"/>
            <w:vMerge/>
            <w:tcBorders>
              <w:left w:val="nil"/>
              <w:right w:val="single" w:sz="4" w:space="0" w:color="auto"/>
            </w:tcBorders>
          </w:tcPr>
          <w:p w14:paraId="3F4B4F7B" w14:textId="77777777" w:rsidR="0002050B" w:rsidRPr="00C13447" w:rsidRDefault="0002050B" w:rsidP="0002050B">
            <w:pPr>
              <w:pStyle w:val="Paragraphe"/>
              <w:rPr>
                <w:b/>
              </w:rPr>
            </w:pPr>
          </w:p>
        </w:tc>
        <w:tc>
          <w:tcPr>
            <w:tcW w:w="7366" w:type="dxa"/>
            <w:gridSpan w:val="8"/>
            <w:tcBorders>
              <w:top w:val="single" w:sz="4" w:space="0" w:color="000000" w:themeColor="text1"/>
              <w:left w:val="single" w:sz="4" w:space="0" w:color="auto"/>
              <w:bottom w:val="single" w:sz="4" w:space="0" w:color="000000" w:themeColor="text1"/>
              <w:right w:val="nil"/>
            </w:tcBorders>
          </w:tcPr>
          <w:p w14:paraId="4734E75E" w14:textId="5791C540" w:rsidR="0002050B" w:rsidRPr="006B4370" w:rsidRDefault="0002050B" w:rsidP="0002050B">
            <w:pPr>
              <w:pStyle w:val="Paragraphe"/>
              <w:rPr>
                <w:i/>
                <w:color w:val="58585A" w:themeColor="background2"/>
              </w:rPr>
            </w:pPr>
            <w:r w:rsidRPr="00D7275C">
              <w:rPr>
                <w:b/>
                <w:i/>
              </w:rPr>
              <w:t>Coordination Framework:</w:t>
            </w:r>
            <w:r>
              <w:rPr>
                <w:b/>
                <w:i/>
              </w:rPr>
              <w:t xml:space="preserve"> Education Sector</w:t>
            </w:r>
          </w:p>
        </w:tc>
      </w:tr>
      <w:tr w:rsidR="0002050B" w:rsidRPr="003500BA" w14:paraId="44B3E2F6" w14:textId="77777777" w:rsidTr="00A27344">
        <w:trPr>
          <w:gridAfter w:val="1"/>
          <w:wAfter w:w="139" w:type="dxa"/>
          <w:trHeight w:val="203"/>
        </w:trPr>
        <w:tc>
          <w:tcPr>
            <w:tcW w:w="2132" w:type="dxa"/>
            <w:vMerge/>
            <w:tcBorders>
              <w:left w:val="nil"/>
              <w:bottom w:val="single" w:sz="4" w:space="0" w:color="auto"/>
              <w:right w:val="single" w:sz="4" w:space="0" w:color="auto"/>
            </w:tcBorders>
          </w:tcPr>
          <w:p w14:paraId="7A1A6578" w14:textId="77777777" w:rsidR="0002050B" w:rsidRPr="00C13447" w:rsidRDefault="0002050B" w:rsidP="0002050B">
            <w:pPr>
              <w:pStyle w:val="Paragraphe"/>
              <w:rPr>
                <w:b/>
              </w:rPr>
            </w:pPr>
          </w:p>
        </w:tc>
        <w:tc>
          <w:tcPr>
            <w:tcW w:w="7366" w:type="dxa"/>
            <w:gridSpan w:val="8"/>
            <w:tcBorders>
              <w:top w:val="single" w:sz="4" w:space="0" w:color="000000" w:themeColor="text1"/>
              <w:left w:val="single" w:sz="4" w:space="0" w:color="auto"/>
              <w:bottom w:val="single" w:sz="4" w:space="0" w:color="auto"/>
              <w:right w:val="nil"/>
            </w:tcBorders>
          </w:tcPr>
          <w:p w14:paraId="61B3AAFF" w14:textId="1FF81487" w:rsidR="0002050B" w:rsidRPr="006B4370" w:rsidRDefault="0002050B" w:rsidP="0002050B">
            <w:pPr>
              <w:pStyle w:val="Paragraphe"/>
              <w:rPr>
                <w:i/>
                <w:color w:val="58585A" w:themeColor="background2"/>
              </w:rPr>
            </w:pPr>
            <w:r w:rsidRPr="00D7275C">
              <w:rPr>
                <w:b/>
                <w:i/>
              </w:rPr>
              <w:t>Partners:</w:t>
            </w:r>
            <w:r>
              <w:rPr>
                <w:b/>
                <w:i/>
              </w:rPr>
              <w:t xml:space="preserve"> Education Sector (</w:t>
            </w:r>
            <w:r w:rsidR="00B413D3">
              <w:rPr>
                <w:b/>
                <w:i/>
              </w:rPr>
              <w:t>S</w:t>
            </w:r>
            <w:r>
              <w:rPr>
                <w:b/>
                <w:i/>
              </w:rPr>
              <w:t xml:space="preserve">ave </w:t>
            </w:r>
            <w:r w:rsidR="00B413D3">
              <w:rPr>
                <w:b/>
                <w:i/>
              </w:rPr>
              <w:t>T</w:t>
            </w:r>
            <w:r>
              <w:rPr>
                <w:b/>
                <w:i/>
              </w:rPr>
              <w:t xml:space="preserve">he </w:t>
            </w:r>
            <w:r w:rsidR="00B413D3">
              <w:rPr>
                <w:b/>
                <w:i/>
              </w:rPr>
              <w:t>C</w:t>
            </w:r>
            <w:r>
              <w:rPr>
                <w:b/>
                <w:i/>
              </w:rPr>
              <w:t>hildren, NRC, Plan International, BRAC, VSO…)</w:t>
            </w:r>
          </w:p>
        </w:tc>
      </w:tr>
    </w:tbl>
    <w:p w14:paraId="76784172" w14:textId="0345E67C" w:rsidR="00CE5FD2" w:rsidRPr="00C13447" w:rsidRDefault="00CE5FD2" w:rsidP="0030179A">
      <w:pPr>
        <w:pStyle w:val="Heading1"/>
        <w:numPr>
          <w:ilvl w:val="0"/>
          <w:numId w:val="4"/>
        </w:numPr>
        <w:rPr>
          <w:rFonts w:cs="Akzidenz Grotesk BE"/>
          <w:i/>
          <w:lang w:val="en-GB"/>
        </w:rPr>
      </w:pPr>
      <w:r>
        <w:rPr>
          <w:lang w:val="en-GB"/>
        </w:rPr>
        <w:t>Rationale</w:t>
      </w:r>
    </w:p>
    <w:p w14:paraId="579A0660" w14:textId="7CB3198F" w:rsidR="004519B4" w:rsidRDefault="00B07C49" w:rsidP="008710A9">
      <w:pPr>
        <w:autoSpaceDE w:val="0"/>
        <w:autoSpaceDN w:val="0"/>
        <w:adjustRightInd w:val="0"/>
        <w:spacing w:after="0"/>
        <w:rPr>
          <w:rFonts w:cs="Arial"/>
          <w:vertAlign w:val="superscript"/>
        </w:rPr>
      </w:pPr>
      <w:r w:rsidRPr="00B07C49">
        <w:rPr>
          <w:rFonts w:cs="Arial"/>
        </w:rPr>
        <w:t xml:space="preserve">Since August 2017, an estimated 745,000 </w:t>
      </w:r>
      <w:proofErr w:type="spellStart"/>
      <w:r w:rsidRPr="00B07C49">
        <w:rPr>
          <w:rFonts w:cs="Arial"/>
        </w:rPr>
        <w:t>Rohingya</w:t>
      </w:r>
      <w:proofErr w:type="spellEnd"/>
      <w:r w:rsidRPr="00B07C49">
        <w:rPr>
          <w:rFonts w:cs="Arial"/>
        </w:rPr>
        <w:t xml:space="preserve"> refugees have arrived in Bangladesh’s Cox’s Bazar District fleeing military operations </w:t>
      </w:r>
      <w:r w:rsidR="00A472BE" w:rsidRPr="00393DF1">
        <w:rPr>
          <w:rFonts w:cs="Arial"/>
        </w:rPr>
        <w:t>characterized</w:t>
      </w:r>
      <w:r w:rsidRPr="00B07C49">
        <w:rPr>
          <w:rFonts w:cs="Arial"/>
        </w:rPr>
        <w:t xml:space="preserve"> by widespread reports of human rights violations in Myanmar. Currently, there are over 900,000 </w:t>
      </w:r>
      <w:proofErr w:type="spellStart"/>
      <w:r w:rsidRPr="00B07C49">
        <w:rPr>
          <w:rFonts w:cs="Arial"/>
        </w:rPr>
        <w:t>Rohingya</w:t>
      </w:r>
      <w:proofErr w:type="spellEnd"/>
      <w:r w:rsidRPr="00B07C49">
        <w:rPr>
          <w:rFonts w:cs="Arial"/>
        </w:rPr>
        <w:t xml:space="preserve"> refugees living in 34 settlements in </w:t>
      </w:r>
      <w:proofErr w:type="spellStart"/>
      <w:r w:rsidRPr="00B07C49">
        <w:rPr>
          <w:rFonts w:cs="Arial"/>
        </w:rPr>
        <w:t>Ukhiya</w:t>
      </w:r>
      <w:proofErr w:type="spellEnd"/>
      <w:r w:rsidRPr="00B07C49">
        <w:rPr>
          <w:rFonts w:cs="Arial"/>
        </w:rPr>
        <w:t xml:space="preserve"> and </w:t>
      </w:r>
      <w:proofErr w:type="spellStart"/>
      <w:r w:rsidRPr="00B07C49">
        <w:rPr>
          <w:rFonts w:cs="Arial"/>
        </w:rPr>
        <w:t>Teknaf</w:t>
      </w:r>
      <w:proofErr w:type="spellEnd"/>
      <w:r w:rsidRPr="00B07C49">
        <w:rPr>
          <w:rFonts w:cs="Arial"/>
        </w:rPr>
        <w:t>, and of these, 55</w:t>
      </w:r>
      <w:r w:rsidR="004519B4">
        <w:rPr>
          <w:rFonts w:cs="Arial"/>
        </w:rPr>
        <w:t xml:space="preserve">% </w:t>
      </w:r>
      <w:r w:rsidRPr="00B07C49">
        <w:rPr>
          <w:rFonts w:cs="Arial"/>
        </w:rPr>
        <w:t>are children.</w:t>
      </w:r>
      <w:r w:rsidR="002B244D" w:rsidRPr="009F6DB5">
        <w:rPr>
          <w:vertAlign w:val="superscript"/>
        </w:rPr>
        <w:footnoteReference w:id="3"/>
      </w:r>
      <w:r w:rsidRPr="003001F9">
        <w:rPr>
          <w:rFonts w:cs="Arial"/>
        </w:rPr>
        <w:t xml:space="preserve"> </w:t>
      </w:r>
      <w:r w:rsidRPr="00B07C49">
        <w:rPr>
          <w:rFonts w:cs="Arial"/>
        </w:rPr>
        <w:t>Stripped of the citizenship by the Myanmar state, refugees have left an environment in Myanmar in which access to basic services—including education— was severely limited. Reportedly, less than 60% of children arriving in Bangladesh have ever attended school in Myanmar, while less than one-tenth graduated beyond primary level.</w:t>
      </w:r>
      <w:r w:rsidR="002B244D" w:rsidRPr="009F6DB5">
        <w:rPr>
          <w:vertAlign w:val="superscript"/>
        </w:rPr>
        <w:footnoteReference w:id="4"/>
      </w:r>
    </w:p>
    <w:p w14:paraId="764202BB" w14:textId="3DA159F8" w:rsidR="00B07C49" w:rsidRPr="00B07C49" w:rsidRDefault="00B07C49" w:rsidP="008710A9">
      <w:pPr>
        <w:autoSpaceDE w:val="0"/>
        <w:autoSpaceDN w:val="0"/>
        <w:adjustRightInd w:val="0"/>
        <w:spacing w:after="0"/>
        <w:rPr>
          <w:rFonts w:cs="Arial"/>
        </w:rPr>
      </w:pPr>
    </w:p>
    <w:p w14:paraId="5D6FB92B" w14:textId="6DD0BD1E" w:rsidR="00B07C49" w:rsidRPr="00393DF1" w:rsidRDefault="00B07C49" w:rsidP="008710A9">
      <w:pPr>
        <w:autoSpaceDE w:val="0"/>
        <w:autoSpaceDN w:val="0"/>
        <w:adjustRightInd w:val="0"/>
        <w:spacing w:after="0"/>
        <w:rPr>
          <w:rFonts w:cs="Arial"/>
        </w:rPr>
      </w:pPr>
      <w:r w:rsidRPr="00B07C49">
        <w:rPr>
          <w:rFonts w:cs="Arial"/>
        </w:rPr>
        <w:t>Cox’s Bazar is one of the most impoverished districts of Bangladesh. The primary school completion rate for the district is 54%, while the divisional and countrywide rate is closer to 80%.</w:t>
      </w:r>
      <w:r w:rsidR="002B244D" w:rsidRPr="009F6DB5">
        <w:rPr>
          <w:vertAlign w:val="superscript"/>
        </w:rPr>
        <w:footnoteReference w:id="5"/>
      </w:r>
      <w:r w:rsidRPr="00B07C49">
        <w:rPr>
          <w:rFonts w:cs="Arial"/>
        </w:rPr>
        <w:t xml:space="preserve"> Findings from the recent Joint MSNA in October 2019 may point to a slight improvement with roughly 70% of primary school-aged children (aged 5-11) and 64% of secondary school-aged children (12-17) reported to be enrolled in a formal education programme (e.g. government schools, Alia madrassas) at the time of data collection.</w:t>
      </w:r>
      <w:bookmarkStart w:id="87" w:name="_Hlk48723700"/>
      <w:r w:rsidR="002B244D" w:rsidRPr="009F6DB5">
        <w:rPr>
          <w:vertAlign w:val="superscript"/>
        </w:rPr>
        <w:footnoteReference w:id="6"/>
      </w:r>
      <w:bookmarkEnd w:id="87"/>
      <w:r w:rsidRPr="00B07C49">
        <w:rPr>
          <w:rFonts w:cs="Arial"/>
        </w:rPr>
        <w:t xml:space="preserve"> Regarding non-formal educational opportunities, across all 11 assessed Unions, reported attendance of NGO-run schools was seemingly low, with fewer than 10% of children reporting to access these learning modalities in any given Union. </w:t>
      </w:r>
    </w:p>
    <w:p w14:paraId="4C992CE8" w14:textId="77777777" w:rsidR="00A472BE" w:rsidRPr="00B07C49" w:rsidRDefault="00A472BE" w:rsidP="008710A9">
      <w:pPr>
        <w:autoSpaceDE w:val="0"/>
        <w:autoSpaceDN w:val="0"/>
        <w:adjustRightInd w:val="0"/>
        <w:spacing w:after="0"/>
        <w:rPr>
          <w:rFonts w:cs="Arial"/>
        </w:rPr>
      </w:pPr>
    </w:p>
    <w:p w14:paraId="7A8C70CF" w14:textId="06AE0D58" w:rsidR="00EF392D" w:rsidRDefault="00B07C49" w:rsidP="00EF392D">
      <w:pPr>
        <w:spacing w:after="0"/>
        <w:rPr>
          <w:rFonts w:cs="Arial"/>
        </w:rPr>
      </w:pPr>
      <w:r w:rsidRPr="00B07C49">
        <w:rPr>
          <w:rFonts w:cs="Arial"/>
        </w:rPr>
        <w:t xml:space="preserve">Over the course of the past two and a half years, education providers have made significant inroads into </w:t>
      </w:r>
      <w:r w:rsidR="001A13F2">
        <w:rPr>
          <w:rFonts w:cs="Arial"/>
        </w:rPr>
        <w:t>providing</w:t>
      </w:r>
      <w:r w:rsidR="001A13F2" w:rsidRPr="00B07C49">
        <w:rPr>
          <w:rFonts w:cs="Arial"/>
        </w:rPr>
        <w:t xml:space="preserve"> </w:t>
      </w:r>
      <w:r w:rsidRPr="00B07C49">
        <w:rPr>
          <w:rFonts w:cs="Arial"/>
        </w:rPr>
        <w:t>an education system to serve over half a million children, with over 5,000 facilities and almost 65-70% of boys and girls aged 3-5 and 6-</w:t>
      </w:r>
      <w:del w:id="88" w:author="Juliette Cohen [2]" w:date="2020-09-25T16:23:00Z">
        <w:r w:rsidRPr="00B07C49" w:rsidDel="0044460A">
          <w:rPr>
            <w:rFonts w:cs="Arial"/>
          </w:rPr>
          <w:delText>14</w:delText>
        </w:r>
      </w:del>
      <w:ins w:id="89" w:author="Juliette Cohen [2]" w:date="2020-09-25T16:23:00Z">
        <w:r w:rsidR="0044460A">
          <w:rPr>
            <w:rFonts w:cs="Arial"/>
          </w:rPr>
          <w:t>24</w:t>
        </w:r>
      </w:ins>
      <w:r w:rsidRPr="00B07C49">
        <w:rPr>
          <w:rFonts w:cs="Arial"/>
        </w:rPr>
        <w:t xml:space="preserve"> reportedly attending learning spaces as of March 2019.</w:t>
      </w:r>
      <w:r w:rsidR="00CE0C20">
        <w:rPr>
          <w:rStyle w:val="FootnoteReference"/>
          <w:rFonts w:cs="Arial"/>
        </w:rPr>
        <w:footnoteReference w:id="7"/>
      </w:r>
      <w:r w:rsidR="00CE0C20" w:rsidRPr="008710A9">
        <w:rPr>
          <w:rFonts w:cs="Arial"/>
          <w:vertAlign w:val="superscript"/>
        </w:rPr>
        <w:t>,</w:t>
      </w:r>
      <w:r w:rsidR="00CE0C20">
        <w:rPr>
          <w:rStyle w:val="FootnoteReference"/>
          <w:rFonts w:cs="Arial"/>
        </w:rPr>
        <w:footnoteReference w:id="8"/>
      </w:r>
      <w:r w:rsidRPr="00B07C49">
        <w:rPr>
          <w:rFonts w:cs="Arial"/>
        </w:rPr>
        <w:t xml:space="preserve"> However, significant challenges remain. </w:t>
      </w:r>
      <w:r w:rsidRPr="00B07C49">
        <w:rPr>
          <w:rFonts w:cs="Arial"/>
        </w:rPr>
        <w:lastRenderedPageBreak/>
        <w:t xml:space="preserve">Attendance rates of adolescents, particularly adolescent girls, remain extremely limited. Particular challenges persist for children with disabilities, who were reported to be attending learning centres at lower rates than their peers for all age ranges. </w:t>
      </w:r>
      <w:r w:rsidR="00D75D52">
        <w:rPr>
          <w:rFonts w:cs="Arial"/>
        </w:rPr>
        <w:t>Limited</w:t>
      </w:r>
      <w:r w:rsidRPr="00B07C49">
        <w:rPr>
          <w:rFonts w:cs="Arial"/>
        </w:rPr>
        <w:t xml:space="preserve"> space in crowded camps mean that partners have had to employ alternative modalities to fully-subscribed learning spaces in order to reach additional children.</w:t>
      </w:r>
      <w:r w:rsidR="00CE0C20">
        <w:rPr>
          <w:rStyle w:val="FootnoteReference"/>
          <w:rFonts w:cs="Arial"/>
        </w:rPr>
        <w:footnoteReference w:id="9"/>
      </w:r>
      <w:r w:rsidRPr="00B07C49">
        <w:rPr>
          <w:rFonts w:cs="Arial"/>
        </w:rPr>
        <w:t xml:space="preserve"> Within the </w:t>
      </w:r>
      <w:r w:rsidR="00647D0B">
        <w:rPr>
          <w:rFonts w:cs="Arial"/>
        </w:rPr>
        <w:t>HC</w:t>
      </w:r>
      <w:r w:rsidRPr="00B07C49">
        <w:rPr>
          <w:rFonts w:cs="Arial"/>
        </w:rPr>
        <w:t>,</w:t>
      </w:r>
      <w:r w:rsidR="00EF392D" w:rsidRPr="00EF392D">
        <w:t xml:space="preserve"> </w:t>
      </w:r>
      <w:r w:rsidR="00EF392D">
        <w:t>the main barriers to education were economic, with 34% of households reporting</w:t>
      </w:r>
      <w:r w:rsidRPr="00B07C49">
        <w:rPr>
          <w:rFonts w:cs="Arial"/>
        </w:rPr>
        <w:t xml:space="preserve"> that </w:t>
      </w:r>
      <w:r w:rsidR="00EF392D">
        <w:rPr>
          <w:rFonts w:cs="Arial"/>
        </w:rPr>
        <w:t xml:space="preserve">the </w:t>
      </w:r>
      <w:r w:rsidRPr="00B07C49">
        <w:rPr>
          <w:rFonts w:cs="Arial"/>
        </w:rPr>
        <w:t>cost of education was too high; 32% report</w:t>
      </w:r>
      <w:r w:rsidR="00EF392D">
        <w:rPr>
          <w:rFonts w:cs="Arial"/>
        </w:rPr>
        <w:t>ing</w:t>
      </w:r>
      <w:r w:rsidRPr="00B07C49">
        <w:rPr>
          <w:rFonts w:cs="Arial"/>
        </w:rPr>
        <w:t xml:space="preserve"> that the </w:t>
      </w:r>
      <w:r w:rsidR="00EF392D">
        <w:rPr>
          <w:rFonts w:cs="Arial"/>
        </w:rPr>
        <w:t>child</w:t>
      </w:r>
      <w:r w:rsidR="00EF392D" w:rsidRPr="00B07C49">
        <w:rPr>
          <w:rFonts w:cs="Arial"/>
        </w:rPr>
        <w:t xml:space="preserve"> </w:t>
      </w:r>
      <w:r w:rsidRPr="00B07C49">
        <w:rPr>
          <w:rFonts w:cs="Arial"/>
        </w:rPr>
        <w:t xml:space="preserve">is needed to contribute to household income; </w:t>
      </w:r>
      <w:r w:rsidR="00EF392D">
        <w:rPr>
          <w:rFonts w:cs="Arial"/>
        </w:rPr>
        <w:t xml:space="preserve">and </w:t>
      </w:r>
      <w:r w:rsidRPr="00B07C49">
        <w:rPr>
          <w:rFonts w:cs="Arial"/>
        </w:rPr>
        <w:t>26% report</w:t>
      </w:r>
      <w:r w:rsidR="00EF392D">
        <w:rPr>
          <w:rFonts w:cs="Arial"/>
        </w:rPr>
        <w:t>ing</w:t>
      </w:r>
      <w:r w:rsidRPr="00B07C49">
        <w:rPr>
          <w:rFonts w:cs="Arial"/>
        </w:rPr>
        <w:t xml:space="preserve"> that the </w:t>
      </w:r>
      <w:r w:rsidR="00EF392D">
        <w:rPr>
          <w:rFonts w:cs="Arial"/>
        </w:rPr>
        <w:t>child</w:t>
      </w:r>
      <w:r w:rsidRPr="00B07C49">
        <w:rPr>
          <w:rFonts w:cs="Arial"/>
        </w:rPr>
        <w:t xml:space="preserve"> was needed to help out around the home.</w:t>
      </w:r>
      <w:r w:rsidR="000E6B3A">
        <w:rPr>
          <w:rStyle w:val="FootnoteReference"/>
        </w:rPr>
        <w:t>4</w:t>
      </w:r>
      <w:r w:rsidR="009C7B43" w:rsidRPr="00EF392D">
        <w:rPr>
          <w:rFonts w:cs="Arial"/>
        </w:rPr>
        <w:t xml:space="preserve"> </w:t>
      </w:r>
    </w:p>
    <w:p w14:paraId="7CB69148" w14:textId="054428EE" w:rsidR="00EF392D" w:rsidRDefault="00EF392D" w:rsidP="00B07C49">
      <w:pPr>
        <w:spacing w:after="0"/>
        <w:rPr>
          <w:rFonts w:cs="Arial"/>
        </w:rPr>
      </w:pPr>
    </w:p>
    <w:p w14:paraId="7B7CF584" w14:textId="44F581A9" w:rsidR="00A472BE" w:rsidRDefault="00B07C49" w:rsidP="00B07C49">
      <w:pPr>
        <w:spacing w:after="0"/>
        <w:rPr>
          <w:rFonts w:cs="Arial"/>
        </w:rPr>
      </w:pPr>
      <w:r w:rsidRPr="00393DF1">
        <w:rPr>
          <w:rFonts w:cs="Arial"/>
        </w:rPr>
        <w:t>However, access is only one component of a holistic approach to the larger framework ensuring the right to education for all girls and boys. Key information gaps continue to persist regarding the quality of educational opportunities, from the perspective of both service providers and the household users and within the framework of learning outcomes, portable skills, and competencies. Additionally, overarching accountability principles such as community engagement, participation, satisfaction, and empowerment within children’s education – all components that should serve to improve and enrich children’</w:t>
      </w:r>
      <w:r w:rsidR="007733F2">
        <w:rPr>
          <w:rFonts w:cs="Arial"/>
        </w:rPr>
        <w:t>s</w:t>
      </w:r>
      <w:r w:rsidRPr="00393DF1">
        <w:rPr>
          <w:rFonts w:cs="Arial"/>
        </w:rPr>
        <w:t xml:space="preserve"> experiences –</w:t>
      </w:r>
      <w:r w:rsidR="00B723ED">
        <w:rPr>
          <w:rFonts w:cs="Arial"/>
        </w:rPr>
        <w:t xml:space="preserve"> are not always taken up</w:t>
      </w:r>
      <w:r w:rsidRPr="00393DF1">
        <w:rPr>
          <w:rFonts w:cs="Arial"/>
        </w:rPr>
        <w:t xml:space="preserve"> within the </w:t>
      </w:r>
      <w:r w:rsidR="00647D0B">
        <w:rPr>
          <w:rFonts w:cs="Arial"/>
        </w:rPr>
        <w:t>HC</w:t>
      </w:r>
      <w:r w:rsidRPr="00393DF1">
        <w:rPr>
          <w:rFonts w:cs="Arial"/>
        </w:rPr>
        <w:t xml:space="preserve"> or refugee population groups. The roll-out of the alternative Learning Competencies Framework and Approach</w:t>
      </w:r>
      <w:r w:rsidR="00FD2455">
        <w:rPr>
          <w:rFonts w:cs="Arial"/>
        </w:rPr>
        <w:t xml:space="preserve"> (LCFA)</w:t>
      </w:r>
      <w:r w:rsidR="009C7B43">
        <w:rPr>
          <w:rStyle w:val="FootnoteReference"/>
          <w:rFonts w:cs="Arial"/>
        </w:rPr>
        <w:footnoteReference w:id="10"/>
      </w:r>
      <w:r w:rsidRPr="00393DF1">
        <w:rPr>
          <w:rFonts w:cs="Arial"/>
        </w:rPr>
        <w:t xml:space="preserve"> in 2019 provided a key </w:t>
      </w:r>
      <w:r w:rsidR="007733F2" w:rsidRPr="00393DF1">
        <w:rPr>
          <w:rFonts w:cs="Arial"/>
        </w:rPr>
        <w:t>opportunity</w:t>
      </w:r>
      <w:r w:rsidRPr="00393DF1">
        <w:rPr>
          <w:rFonts w:cs="Arial"/>
        </w:rPr>
        <w:t xml:space="preserve"> to emphasize and incorporate parent and community engagement and preferences regarding different learning modality options. The proposed assessment therefore aims to build upon the initial groundwork and community consultations and to provide a robust evidence base one-year into its implementation regarding best practices and recommended course corrections, from the perspectives of households and caregivers, service providers, programmatic stakeholders, and community members.</w:t>
      </w:r>
      <w:r w:rsidR="003C28B9" w:rsidRPr="003C28B9">
        <w:rPr>
          <w:rFonts w:cs="Arial"/>
        </w:rPr>
        <w:t xml:space="preserve"> </w:t>
      </w:r>
      <w:r w:rsidR="009C7B43">
        <w:rPr>
          <w:rFonts w:cs="Arial"/>
        </w:rPr>
        <w:t xml:space="preserve">This assessment also aims to identify how COVID-19 has affected learning opportunities for children. It will be looking at the most common modalities of distance learning that are being used by educators and assessing how educators should be more involved in supporting children during COVID-19. </w:t>
      </w:r>
    </w:p>
    <w:p w14:paraId="1EDDBE5D" w14:textId="419956A8" w:rsidR="007733F2" w:rsidRDefault="007733F2" w:rsidP="00B07C49">
      <w:pPr>
        <w:spacing w:after="0"/>
        <w:rPr>
          <w:rFonts w:cs="Arial"/>
        </w:rPr>
      </w:pPr>
    </w:p>
    <w:p w14:paraId="2BDDE528" w14:textId="197C183F" w:rsidR="00BA0DDE" w:rsidRDefault="00750683" w:rsidP="00BA0DDE">
      <w:pPr>
        <w:spacing w:after="0"/>
        <w:rPr>
          <w:rFonts w:cs="Arial"/>
        </w:rPr>
      </w:pPr>
      <w:r w:rsidRPr="00750683">
        <w:rPr>
          <w:rFonts w:cs="Arial"/>
        </w:rPr>
        <w:t>Following the global outbreak of COVID-19, the government of Bangladesh adopted various measures aimed at controlling the spread of the disease, with schools closing nationwide on March 18. To support the continuity of educational opportunities, the Ministry of Education rolled out a series of mix modality</w:t>
      </w:r>
      <w:r w:rsidR="00020B98">
        <w:rPr>
          <w:rFonts w:cs="Arial"/>
        </w:rPr>
        <w:t xml:space="preserve"> </w:t>
      </w:r>
      <w:r w:rsidR="009C7B43">
        <w:rPr>
          <w:rFonts w:cs="Arial"/>
        </w:rPr>
        <w:t>of audio, visual and paper-based</w:t>
      </w:r>
      <w:r w:rsidR="009C7B43" w:rsidRPr="00750683">
        <w:rPr>
          <w:rFonts w:cs="Arial"/>
        </w:rPr>
        <w:t xml:space="preserve"> </w:t>
      </w:r>
      <w:r w:rsidRPr="00750683">
        <w:rPr>
          <w:rFonts w:cs="Arial"/>
        </w:rPr>
        <w:t>learning programmes. Accessing and benefitting from home-based distance learning modalities can be challenging for certain populations, leading to a risk of exacerbating already-existing disparities between students from different economic, geographic, and social groups.</w:t>
      </w:r>
      <w:r w:rsidR="00BA0DDE">
        <w:rPr>
          <w:rFonts w:cs="Arial"/>
        </w:rPr>
        <w:t xml:space="preserve"> F</w:t>
      </w:r>
      <w:r w:rsidR="00BA0DDE" w:rsidRPr="00B07C49">
        <w:rPr>
          <w:rFonts w:cs="Arial"/>
        </w:rPr>
        <w:t xml:space="preserve">indings from the </w:t>
      </w:r>
      <w:r w:rsidR="00BA0DDE">
        <w:rPr>
          <w:rFonts w:cs="Arial"/>
        </w:rPr>
        <w:t>recent Factsheet on Distance Learning conducted in June 2020 shown that t</w:t>
      </w:r>
      <w:r w:rsidR="00BA0DDE" w:rsidRPr="00BA0DDE">
        <w:rPr>
          <w:rFonts w:cs="Arial"/>
        </w:rPr>
        <w:t xml:space="preserve">he main barrier to accessing distance learning activities reported by caregivers and head teachers was accessing a television </w:t>
      </w:r>
      <w:r w:rsidR="00BA0DDE">
        <w:rPr>
          <w:rFonts w:cs="Arial"/>
        </w:rPr>
        <w:t>and that a</w:t>
      </w:r>
      <w:r w:rsidR="00BA0DDE" w:rsidRPr="00BA0DDE">
        <w:rPr>
          <w:rFonts w:cs="Arial"/>
        </w:rPr>
        <w:t>lthough schools are making some efforts to contact students, children without access to these technologies are likely to be at a disadvantage and more needs to be done to reach them</w:t>
      </w:r>
      <w:r w:rsidR="00BA0DDE">
        <w:rPr>
          <w:rFonts w:cs="Arial"/>
        </w:rPr>
        <w:t>.</w:t>
      </w:r>
      <w:r w:rsidR="005840ED">
        <w:rPr>
          <w:rStyle w:val="FootnoteReference"/>
          <w:rFonts w:cs="Arial"/>
        </w:rPr>
        <w:footnoteReference w:id="11"/>
      </w:r>
      <w:r w:rsidR="00B723ED">
        <w:rPr>
          <w:rFonts w:cs="Arial"/>
        </w:rPr>
        <w:t xml:space="preserve"> </w:t>
      </w:r>
    </w:p>
    <w:p w14:paraId="1B76EDC3" w14:textId="4004A5F3" w:rsidR="003C28B9" w:rsidRPr="0030179A" w:rsidRDefault="00251BCE" w:rsidP="0030179A">
      <w:pPr>
        <w:pStyle w:val="Heading1"/>
        <w:numPr>
          <w:ilvl w:val="0"/>
          <w:numId w:val="4"/>
        </w:numPr>
        <w:rPr>
          <w:lang w:val="en-GB"/>
        </w:rPr>
      </w:pPr>
      <w:r w:rsidRPr="00C13447">
        <w:rPr>
          <w:lang w:val="en-GB"/>
        </w:rPr>
        <w:t>Methodology</w:t>
      </w:r>
    </w:p>
    <w:p w14:paraId="05720561" w14:textId="31C6BCDF" w:rsidR="002F7B7E" w:rsidRPr="003C28B9" w:rsidRDefault="003C28B9" w:rsidP="0030179A">
      <w:pPr>
        <w:spacing w:after="0" w:line="360" w:lineRule="auto"/>
        <w:rPr>
          <w:rStyle w:val="Heading5Char"/>
          <w:color w:val="auto"/>
        </w:rPr>
      </w:pPr>
      <w:r>
        <w:rPr>
          <w:rStyle w:val="Heading5Char"/>
          <w:color w:val="auto"/>
        </w:rPr>
        <w:t xml:space="preserve">3.1. </w:t>
      </w:r>
      <w:r w:rsidR="002F7B7E" w:rsidRPr="003C28B9">
        <w:rPr>
          <w:rStyle w:val="Heading5Char"/>
          <w:color w:val="auto"/>
        </w:rPr>
        <w:t>Methodology overview</w:t>
      </w:r>
    </w:p>
    <w:p w14:paraId="1C713200" w14:textId="36B83B4D" w:rsidR="00DD10CD" w:rsidRDefault="009347B0" w:rsidP="008709DC">
      <w:pPr>
        <w:spacing w:after="0"/>
        <w:rPr>
          <w:rFonts w:cs="Arial"/>
        </w:rPr>
      </w:pPr>
      <w:r>
        <w:rPr>
          <w:rFonts w:cs="Arial"/>
        </w:rPr>
        <w:t xml:space="preserve">The assessment will utilize a two-stage research approach consisting of a secondary data review and primary data collection. </w:t>
      </w:r>
      <w:r w:rsidR="00DD10CD">
        <w:rPr>
          <w:rFonts w:cs="Arial"/>
        </w:rPr>
        <w:t xml:space="preserve">A </w:t>
      </w:r>
      <w:r w:rsidR="00DD10CD" w:rsidRPr="00DD10CD">
        <w:rPr>
          <w:rFonts w:cs="Arial"/>
        </w:rPr>
        <w:t xml:space="preserve">multi-faceted desk review and in-depth analysis of secondary sources, </w:t>
      </w:r>
      <w:r w:rsidR="00D00BB4">
        <w:rPr>
          <w:rFonts w:cs="Arial"/>
        </w:rPr>
        <w:t>two</w:t>
      </w:r>
      <w:r w:rsidR="00DD10CD" w:rsidRPr="00DD10CD">
        <w:rPr>
          <w:rFonts w:cs="Arial"/>
        </w:rPr>
        <w:t xml:space="preserve"> distinct quantitative research components</w:t>
      </w:r>
      <w:r w:rsidR="005F5A9F">
        <w:rPr>
          <w:rFonts w:cs="Arial"/>
        </w:rPr>
        <w:t xml:space="preserve"> (structured household</w:t>
      </w:r>
      <w:r w:rsidR="00EA408C">
        <w:rPr>
          <w:rFonts w:cs="Arial"/>
        </w:rPr>
        <w:t>/individual</w:t>
      </w:r>
      <w:r w:rsidR="005F5A9F">
        <w:rPr>
          <w:rFonts w:cs="Arial"/>
        </w:rPr>
        <w:t xml:space="preserve"> interviews)</w:t>
      </w:r>
      <w:r w:rsidR="00DD10CD" w:rsidRPr="00DD10CD">
        <w:rPr>
          <w:rFonts w:cs="Arial"/>
        </w:rPr>
        <w:t>, and a series of in-depth qualitative engagements</w:t>
      </w:r>
      <w:r w:rsidR="001D03A8">
        <w:rPr>
          <w:rFonts w:cs="Arial"/>
        </w:rPr>
        <w:t xml:space="preserve"> including </w:t>
      </w:r>
      <w:r w:rsidR="001D03A8">
        <w:t xml:space="preserve">focus group discussions </w:t>
      </w:r>
      <w:r w:rsidR="005F5A9F">
        <w:t xml:space="preserve">with caregivers, </w:t>
      </w:r>
      <w:del w:id="90" w:author="Juliette Cohen" w:date="2020-10-12T18:34:00Z">
        <w:r w:rsidR="005F5A9F" w:rsidDel="00913B0C">
          <w:delText>children</w:delText>
        </w:r>
      </w:del>
      <w:ins w:id="91" w:author="Juliette Cohen" w:date="2020-10-12T18:34:00Z">
        <w:r w:rsidR="00913B0C">
          <w:t>children/youths</w:t>
        </w:r>
      </w:ins>
      <w:r w:rsidR="005F5A9F">
        <w:t xml:space="preserve"> (</w:t>
      </w:r>
      <w:r w:rsidR="00EA408C">
        <w:t xml:space="preserve">aged 12 to </w:t>
      </w:r>
      <w:del w:id="92" w:author="Juliette Cohen [2]" w:date="2020-09-25T16:23:00Z">
        <w:r w:rsidR="00EA408C" w:rsidDel="0044460A">
          <w:delText>14</w:delText>
        </w:r>
      </w:del>
      <w:ins w:id="93" w:author="Juliette Cohen [2]" w:date="2020-09-25T16:23:00Z">
        <w:r w:rsidR="0044460A">
          <w:t>24</w:t>
        </w:r>
      </w:ins>
      <w:r w:rsidR="005F5A9F">
        <w:t xml:space="preserve">) and teachers, </w:t>
      </w:r>
      <w:r w:rsidR="001D03A8">
        <w:t>and key informant interviews</w:t>
      </w:r>
      <w:r w:rsidR="00DD10CD" w:rsidRPr="00DD10CD">
        <w:rPr>
          <w:rFonts w:cs="Arial"/>
        </w:rPr>
        <w:t xml:space="preserve"> with key educational stakeholders</w:t>
      </w:r>
      <w:r w:rsidR="00DD10CD">
        <w:rPr>
          <w:rFonts w:cs="Arial"/>
        </w:rPr>
        <w:t xml:space="preserve"> will be conducted</w:t>
      </w:r>
      <w:r w:rsidR="00DD10CD" w:rsidRPr="00DD10CD">
        <w:rPr>
          <w:rFonts w:cs="Arial"/>
        </w:rPr>
        <w:t>.</w:t>
      </w:r>
    </w:p>
    <w:p w14:paraId="066BBF3F" w14:textId="77777777" w:rsidR="00DD10CD" w:rsidRDefault="00DD10CD" w:rsidP="008709DC">
      <w:pPr>
        <w:spacing w:after="0"/>
        <w:rPr>
          <w:rFonts w:cs="Arial"/>
        </w:rPr>
      </w:pPr>
    </w:p>
    <w:p w14:paraId="3E56C594" w14:textId="54C7BD4E" w:rsidR="00DD10CD" w:rsidRDefault="00DD10CD" w:rsidP="005B0437">
      <w:pPr>
        <w:spacing w:after="0"/>
        <w:rPr>
          <w:rFonts w:cs="Arial"/>
        </w:rPr>
      </w:pPr>
      <w:r w:rsidRPr="00DD10CD">
        <w:rPr>
          <w:rFonts w:cs="Arial"/>
        </w:rPr>
        <w:t xml:space="preserve">An extensive secondary data review (SDR) will be conducted to develop a contextual understanding of developments within the Education Sector, particularly related to multi-year strategies focused on systems-building and improved access to high-quality educational opportunities. </w:t>
      </w:r>
      <w:r>
        <w:rPr>
          <w:rFonts w:cs="Arial"/>
        </w:rPr>
        <w:t xml:space="preserve">Primary data collection will consist of </w:t>
      </w:r>
      <w:r w:rsidR="000E6B3A">
        <w:rPr>
          <w:rFonts w:cs="Arial"/>
        </w:rPr>
        <w:t xml:space="preserve">two </w:t>
      </w:r>
      <w:r w:rsidRPr="00DD10CD">
        <w:rPr>
          <w:rFonts w:cs="Arial"/>
        </w:rPr>
        <w:t xml:space="preserve">surveys </w:t>
      </w:r>
      <w:r>
        <w:rPr>
          <w:rFonts w:cs="Arial"/>
        </w:rPr>
        <w:t xml:space="preserve">to </w:t>
      </w:r>
      <w:r w:rsidRPr="00DD10CD">
        <w:rPr>
          <w:rFonts w:cs="Arial"/>
        </w:rPr>
        <w:t>obtain a holistic understanding of the recent response by the Education Sector</w:t>
      </w:r>
      <w:r>
        <w:rPr>
          <w:rFonts w:cs="Arial"/>
        </w:rPr>
        <w:t xml:space="preserve"> and </w:t>
      </w:r>
      <w:r w:rsidRPr="00DD10CD">
        <w:rPr>
          <w:rFonts w:cs="Arial"/>
        </w:rPr>
        <w:t xml:space="preserve">to collect statistically representative data on identified data gaps, </w:t>
      </w:r>
      <w:r w:rsidRPr="00DD10CD">
        <w:rPr>
          <w:rFonts w:cs="Arial"/>
        </w:rPr>
        <w:lastRenderedPageBreak/>
        <w:t xml:space="preserve">complemented by in-depth qualitative information derived from </w:t>
      </w:r>
      <w:r w:rsidR="006B0BDE" w:rsidRPr="00DD10CD">
        <w:rPr>
          <w:rFonts w:cs="Arial"/>
        </w:rPr>
        <w:t xml:space="preserve">group discussions </w:t>
      </w:r>
      <w:r w:rsidR="006B0BDE">
        <w:rPr>
          <w:rFonts w:cs="Arial"/>
        </w:rPr>
        <w:t xml:space="preserve">with caregivers, </w:t>
      </w:r>
      <w:del w:id="94" w:author="Juliette Cohen" w:date="2020-10-12T18:34:00Z">
        <w:r w:rsidR="006B0BDE" w:rsidDel="00913B0C">
          <w:rPr>
            <w:rFonts w:cs="Arial"/>
          </w:rPr>
          <w:delText>children</w:delText>
        </w:r>
      </w:del>
      <w:ins w:id="95" w:author="Juliette Cohen" w:date="2020-10-12T18:34:00Z">
        <w:r w:rsidR="00913B0C">
          <w:rPr>
            <w:rFonts w:cs="Arial"/>
          </w:rPr>
          <w:t>children/youths</w:t>
        </w:r>
      </w:ins>
      <w:r w:rsidR="006B0BDE">
        <w:rPr>
          <w:rFonts w:cs="Arial"/>
        </w:rPr>
        <w:t xml:space="preserve"> and teachers and </w:t>
      </w:r>
      <w:r w:rsidRPr="00DD10CD">
        <w:rPr>
          <w:rFonts w:cs="Arial"/>
        </w:rPr>
        <w:t>key informants with education authorities and committees.</w:t>
      </w:r>
      <w:r>
        <w:rPr>
          <w:rFonts w:cs="Arial"/>
        </w:rPr>
        <w:t xml:space="preserve"> </w:t>
      </w:r>
    </w:p>
    <w:p w14:paraId="6E843751" w14:textId="4D96D190" w:rsidR="004D5B9F" w:rsidRDefault="004D5B9F" w:rsidP="008709DC">
      <w:pPr>
        <w:spacing w:after="0"/>
        <w:rPr>
          <w:rFonts w:cs="Arial"/>
        </w:rPr>
      </w:pPr>
    </w:p>
    <w:p w14:paraId="2DF266D7" w14:textId="7FAC4A6D" w:rsidR="001D03A8" w:rsidRDefault="001D03A8" w:rsidP="008709DC">
      <w:pPr>
        <w:spacing w:after="0"/>
        <w:rPr>
          <w:rFonts w:cs="Arial"/>
        </w:rPr>
      </w:pPr>
      <w:r>
        <w:rPr>
          <w:rFonts w:cs="Arial"/>
        </w:rPr>
        <w:t>Quantitative and qualitative data collection will take place between the 28</w:t>
      </w:r>
      <w:r w:rsidRPr="009F6DB5">
        <w:rPr>
          <w:rFonts w:cs="Arial"/>
          <w:vertAlign w:val="superscript"/>
        </w:rPr>
        <w:t>th</w:t>
      </w:r>
      <w:r>
        <w:rPr>
          <w:rFonts w:cs="Arial"/>
        </w:rPr>
        <w:t xml:space="preserve"> of September 2020 and the 9</w:t>
      </w:r>
      <w:r w:rsidRPr="009F6DB5">
        <w:rPr>
          <w:rFonts w:cs="Arial"/>
          <w:vertAlign w:val="superscript"/>
        </w:rPr>
        <w:t>th</w:t>
      </w:r>
      <w:r>
        <w:rPr>
          <w:rFonts w:cs="Arial"/>
        </w:rPr>
        <w:t xml:space="preserve"> of November 2020 comprising the following sample: </w:t>
      </w:r>
      <w:r w:rsidR="00E41891">
        <w:rPr>
          <w:rFonts w:cs="Arial"/>
        </w:rPr>
        <w:t xml:space="preserve">structured interviews with </w:t>
      </w:r>
      <w:r>
        <w:rPr>
          <w:rFonts w:cs="Arial"/>
        </w:rPr>
        <w:t>400 caregivers</w:t>
      </w:r>
      <w:r w:rsidR="00E41891">
        <w:rPr>
          <w:rFonts w:cs="Arial"/>
        </w:rPr>
        <w:t xml:space="preserve"> and </w:t>
      </w:r>
      <w:ins w:id="96" w:author="Juliette Cohen" w:date="2020-11-05T13:08:00Z">
        <w:r w:rsidR="00156675">
          <w:rPr>
            <w:rFonts w:cs="Arial"/>
          </w:rPr>
          <w:t>6</w:t>
        </w:r>
      </w:ins>
      <w:del w:id="97" w:author="Juliette Cohen" w:date="2020-11-05T13:08:00Z">
        <w:r w:rsidDel="00156675">
          <w:rPr>
            <w:rFonts w:cs="Arial"/>
          </w:rPr>
          <w:delText>3</w:delText>
        </w:r>
      </w:del>
      <w:r>
        <w:rPr>
          <w:rFonts w:cs="Arial"/>
        </w:rPr>
        <w:t xml:space="preserve">00 teachers/instructors, 20 FGDs with caregivers, </w:t>
      </w:r>
      <w:del w:id="98" w:author="Juliette Cohen" w:date="2020-10-12T18:34:00Z">
        <w:r w:rsidDel="00913B0C">
          <w:rPr>
            <w:rFonts w:cs="Arial"/>
          </w:rPr>
          <w:delText>children</w:delText>
        </w:r>
      </w:del>
      <w:ins w:id="99" w:author="Juliette Cohen" w:date="2020-10-12T18:34:00Z">
        <w:r w:rsidR="00913B0C">
          <w:rPr>
            <w:rFonts w:cs="Arial"/>
          </w:rPr>
          <w:t>children/youths</w:t>
        </w:r>
      </w:ins>
      <w:r w:rsidR="00EA408C">
        <w:rPr>
          <w:rFonts w:cs="Arial"/>
        </w:rPr>
        <w:t xml:space="preserve"> (aged 12 to </w:t>
      </w:r>
      <w:del w:id="100" w:author="Juliette Cohen [2]" w:date="2020-09-25T16:23:00Z">
        <w:r w:rsidR="00EA408C" w:rsidDel="0044460A">
          <w:rPr>
            <w:rFonts w:cs="Arial"/>
          </w:rPr>
          <w:delText>14</w:delText>
        </w:r>
      </w:del>
      <w:ins w:id="101" w:author="Juliette Cohen [2]" w:date="2020-09-25T16:23:00Z">
        <w:r w:rsidR="0044460A">
          <w:rPr>
            <w:rFonts w:cs="Arial"/>
          </w:rPr>
          <w:t>24</w:t>
        </w:r>
      </w:ins>
      <w:r w:rsidR="00EA408C">
        <w:rPr>
          <w:rFonts w:cs="Arial"/>
        </w:rPr>
        <w:t>)</w:t>
      </w:r>
      <w:del w:id="102" w:author="Juliette Cohen" w:date="2020-11-05T13:08:00Z">
        <w:r w:rsidDel="00156675">
          <w:rPr>
            <w:rFonts w:cs="Arial"/>
          </w:rPr>
          <w:delText xml:space="preserve"> and teachers</w:delText>
        </w:r>
      </w:del>
      <w:r>
        <w:rPr>
          <w:rFonts w:cs="Arial"/>
        </w:rPr>
        <w:t xml:space="preserve">, and 20 KIIs with </w:t>
      </w:r>
      <w:r w:rsidR="0055285C">
        <w:rPr>
          <w:rFonts w:cs="Arial"/>
        </w:rPr>
        <w:t>e</w:t>
      </w:r>
      <w:r>
        <w:rPr>
          <w:rFonts w:cs="Arial"/>
        </w:rPr>
        <w:t>ducation experts.</w:t>
      </w:r>
    </w:p>
    <w:p w14:paraId="25C90881" w14:textId="77777777" w:rsidR="00BD101E" w:rsidRPr="008709DC" w:rsidRDefault="00BD101E" w:rsidP="008709DC">
      <w:pPr>
        <w:spacing w:after="0"/>
        <w:rPr>
          <w:rFonts w:cs="Arial"/>
        </w:rPr>
      </w:pPr>
    </w:p>
    <w:p w14:paraId="2E23578B" w14:textId="301348B1" w:rsidR="002F7B7E" w:rsidRPr="003C28B9" w:rsidRDefault="003C28B9" w:rsidP="0030179A">
      <w:pPr>
        <w:spacing w:before="120" w:after="0" w:line="360" w:lineRule="auto"/>
        <w:rPr>
          <w:rStyle w:val="Heading5Char"/>
          <w:rFonts w:eastAsia="Cambria" w:cs="Arial"/>
          <w:b w:val="0"/>
          <w:color w:val="auto"/>
          <w:sz w:val="22"/>
        </w:rPr>
      </w:pPr>
      <w:r>
        <w:rPr>
          <w:rStyle w:val="Heading5Char"/>
          <w:color w:val="auto"/>
        </w:rPr>
        <w:t xml:space="preserve">3.2. </w:t>
      </w:r>
      <w:r w:rsidR="002F7B7E" w:rsidRPr="003C28B9">
        <w:rPr>
          <w:rStyle w:val="Heading5Char"/>
          <w:color w:val="auto"/>
        </w:rPr>
        <w:t>Population of interest</w:t>
      </w:r>
    </w:p>
    <w:p w14:paraId="03C5C0FC" w14:textId="259BEB91" w:rsidR="00393DF1" w:rsidRDefault="00102172" w:rsidP="007B4DE1">
      <w:pPr>
        <w:pStyle w:val="Paragraphe"/>
        <w:jc w:val="both"/>
        <w:rPr>
          <w:rFonts w:cs="Arial"/>
        </w:rPr>
      </w:pPr>
      <w:r w:rsidRPr="00102172">
        <w:rPr>
          <w:rFonts w:cs="Arial"/>
        </w:rPr>
        <w:t>In this assessment the</w:t>
      </w:r>
      <w:r w:rsidR="007B4DE1" w:rsidRPr="00102172">
        <w:rPr>
          <w:rFonts w:cs="Arial"/>
        </w:rPr>
        <w:t xml:space="preserve"> populations of interest are </w:t>
      </w:r>
      <w:r w:rsidR="00393DF1" w:rsidRPr="00393DF1">
        <w:rPr>
          <w:rFonts w:cs="Arial"/>
        </w:rPr>
        <w:t xml:space="preserve">refugee and </w:t>
      </w:r>
      <w:r w:rsidR="00647D0B">
        <w:rPr>
          <w:rFonts w:cs="Arial"/>
        </w:rPr>
        <w:t>HC</w:t>
      </w:r>
      <w:r w:rsidR="00393DF1" w:rsidRPr="00393DF1">
        <w:rPr>
          <w:rFonts w:cs="Arial"/>
        </w:rPr>
        <w:t xml:space="preserve"> </w:t>
      </w:r>
      <w:del w:id="103" w:author="Juliette Cohen" w:date="2020-10-12T18:34:00Z">
        <w:r w:rsidR="00393DF1" w:rsidRPr="00393DF1" w:rsidDel="00913B0C">
          <w:rPr>
            <w:rFonts w:cs="Arial"/>
          </w:rPr>
          <w:delText>children</w:delText>
        </w:r>
      </w:del>
      <w:ins w:id="104" w:author="Juliette Cohen" w:date="2020-10-12T18:34:00Z">
        <w:r w:rsidR="00913B0C">
          <w:rPr>
            <w:rFonts w:cs="Arial"/>
          </w:rPr>
          <w:t>children/youths</w:t>
        </w:r>
      </w:ins>
      <w:r w:rsidR="00393DF1" w:rsidRPr="00393DF1">
        <w:rPr>
          <w:rFonts w:cs="Arial"/>
        </w:rPr>
        <w:t xml:space="preserve"> between the ages of 3-</w:t>
      </w:r>
      <w:del w:id="105" w:author="Juliette Cohen [2]" w:date="2020-09-25T16:23:00Z">
        <w:r w:rsidR="00393DF1" w:rsidRPr="00393DF1" w:rsidDel="0044460A">
          <w:rPr>
            <w:rFonts w:cs="Arial"/>
          </w:rPr>
          <w:delText>14</w:delText>
        </w:r>
      </w:del>
      <w:ins w:id="106" w:author="Juliette Cohen [2]" w:date="2020-09-25T16:23:00Z">
        <w:r w:rsidR="0044460A">
          <w:rPr>
            <w:rFonts w:cs="Arial"/>
          </w:rPr>
          <w:t>24</w:t>
        </w:r>
      </w:ins>
      <w:r w:rsidR="00393DF1" w:rsidRPr="00393DF1">
        <w:rPr>
          <w:rFonts w:cs="Arial"/>
        </w:rPr>
        <w:t xml:space="preserve"> in Ukhiya and Teknaf Upazilas</w:t>
      </w:r>
      <w:r w:rsidR="007B4DE1" w:rsidRPr="00102172">
        <w:rPr>
          <w:rFonts w:cs="Arial"/>
        </w:rPr>
        <w:t xml:space="preserve">, as well as </w:t>
      </w:r>
      <w:r w:rsidR="003001F9">
        <w:rPr>
          <w:rFonts w:cs="Arial"/>
        </w:rPr>
        <w:t>caregivers</w:t>
      </w:r>
      <w:r w:rsidR="003001F9" w:rsidRPr="00102172">
        <w:rPr>
          <w:rFonts w:cs="Arial"/>
        </w:rPr>
        <w:t xml:space="preserve"> </w:t>
      </w:r>
      <w:r w:rsidR="003001F9">
        <w:rPr>
          <w:rFonts w:cs="Arial"/>
        </w:rPr>
        <w:t xml:space="preserve">and </w:t>
      </w:r>
      <w:r w:rsidR="007B4DE1" w:rsidRPr="00102172">
        <w:rPr>
          <w:rFonts w:cs="Arial"/>
        </w:rPr>
        <w:t>teachers providing education services to this population.</w:t>
      </w:r>
      <w:r>
        <w:rPr>
          <w:rFonts w:cs="Arial"/>
        </w:rPr>
        <w:t xml:space="preserve"> </w:t>
      </w:r>
    </w:p>
    <w:p w14:paraId="26D99C72" w14:textId="2C581667" w:rsidR="004D5B9F" w:rsidRDefault="004D5B9F" w:rsidP="007B4DE1">
      <w:pPr>
        <w:pStyle w:val="Paragraphe"/>
        <w:jc w:val="both"/>
        <w:rPr>
          <w:rFonts w:cs="Arial"/>
        </w:rPr>
      </w:pPr>
    </w:p>
    <w:p w14:paraId="4A604994" w14:textId="77777777" w:rsidR="00BD101E" w:rsidRDefault="00BD101E" w:rsidP="007B4DE1">
      <w:pPr>
        <w:pStyle w:val="Paragraphe"/>
        <w:jc w:val="both"/>
        <w:rPr>
          <w:rFonts w:cs="Arial"/>
        </w:rPr>
      </w:pPr>
    </w:p>
    <w:p w14:paraId="6D29144A" w14:textId="379A5044" w:rsidR="000E34EF" w:rsidRPr="003C28B9" w:rsidRDefault="003C28B9" w:rsidP="0030179A">
      <w:pPr>
        <w:spacing w:before="120" w:after="0"/>
        <w:rPr>
          <w:rFonts w:cs="Arial"/>
        </w:rPr>
      </w:pPr>
      <w:r>
        <w:rPr>
          <w:rStyle w:val="Heading5Char"/>
          <w:color w:val="auto"/>
        </w:rPr>
        <w:t xml:space="preserve">3.3. </w:t>
      </w:r>
      <w:r w:rsidR="002F7B7E" w:rsidRPr="003C28B9">
        <w:rPr>
          <w:rStyle w:val="Heading5Char"/>
          <w:color w:val="auto"/>
        </w:rPr>
        <w:t>Secondary data</w:t>
      </w:r>
      <w:r w:rsidR="00922D63" w:rsidRPr="003C28B9">
        <w:rPr>
          <w:rStyle w:val="Heading5Char"/>
          <w:color w:val="auto"/>
        </w:rPr>
        <w:t xml:space="preserve"> analysis and</w:t>
      </w:r>
      <w:r w:rsidR="002F7B7E" w:rsidRPr="003C28B9">
        <w:rPr>
          <w:rStyle w:val="Heading5Char"/>
          <w:color w:val="auto"/>
        </w:rPr>
        <w:t xml:space="preserve"> review</w:t>
      </w:r>
    </w:p>
    <w:p w14:paraId="37CA6CFF" w14:textId="2675BFE5" w:rsidR="002D4491" w:rsidRDefault="00393DF1" w:rsidP="002D4491">
      <w:pPr>
        <w:spacing w:before="120" w:after="0"/>
        <w:rPr>
          <w:rFonts w:cs="Arial"/>
        </w:rPr>
      </w:pPr>
      <w:r w:rsidRPr="00DD10CD">
        <w:rPr>
          <w:rFonts w:cs="Arial"/>
        </w:rPr>
        <w:t xml:space="preserve">Particular focus will be placed on conducting in-depth analysis of the results of the 2018 and 2019 Annual Status of Education Report (ASER) tests, with the 2018 serving as the “baseline” dataset conducted prior to the introduction of the LCFA in January 2019. Additionally, the findings from the in-depth analysis of ASER tests can be overlaid with other data sources, including ISCG Facility Mapping data on educational facilities, 5W data on educational activities and community engagement initiatives, or triangulated with Union-level findings from </w:t>
      </w:r>
      <w:r w:rsidR="00647D0B">
        <w:rPr>
          <w:rFonts w:cs="Arial"/>
        </w:rPr>
        <w:t>HC</w:t>
      </w:r>
      <w:r w:rsidRPr="00DD10CD">
        <w:rPr>
          <w:rFonts w:cs="Arial"/>
        </w:rPr>
        <w:t xml:space="preserve"> assessments in order to understand whether learning outcomes (as captured through the ASER tests) corroborate other assessment findings and data sources.</w:t>
      </w:r>
      <w:r>
        <w:rPr>
          <w:rFonts w:cs="Arial"/>
        </w:rPr>
        <w:t xml:space="preserve"> </w:t>
      </w:r>
    </w:p>
    <w:p w14:paraId="55CAF039" w14:textId="77777777" w:rsidR="00393DF1" w:rsidRPr="00393DF1" w:rsidRDefault="00393DF1" w:rsidP="002D4491">
      <w:pPr>
        <w:spacing w:before="120" w:after="0"/>
        <w:rPr>
          <w:rFonts w:cs="Arial"/>
        </w:rPr>
      </w:pPr>
    </w:p>
    <w:p w14:paraId="4E16B9BE" w14:textId="77E99732" w:rsidR="002F7B7E" w:rsidRPr="003C28B9" w:rsidRDefault="003C28B9" w:rsidP="0030179A">
      <w:pPr>
        <w:spacing w:before="120" w:after="0"/>
        <w:rPr>
          <w:rFonts w:cs="Arial"/>
        </w:rPr>
      </w:pPr>
      <w:r>
        <w:rPr>
          <w:rStyle w:val="Heading5Char"/>
          <w:color w:val="auto"/>
        </w:rPr>
        <w:t xml:space="preserve">3.4. </w:t>
      </w:r>
      <w:r w:rsidR="002F7B7E" w:rsidRPr="003C28B9">
        <w:rPr>
          <w:rStyle w:val="Heading5Char"/>
          <w:color w:val="auto"/>
        </w:rPr>
        <w:t>Primary Data Collection</w:t>
      </w:r>
    </w:p>
    <w:p w14:paraId="485EDD37" w14:textId="48AA9D6B" w:rsidR="001D03A8" w:rsidRDefault="001D03A8" w:rsidP="001D03A8">
      <w:pPr>
        <w:spacing w:before="120" w:after="0"/>
        <w:rPr>
          <w:rFonts w:cs="Arial"/>
        </w:rPr>
      </w:pPr>
      <w:r>
        <w:rPr>
          <w:rFonts w:cs="Arial"/>
        </w:rPr>
        <w:t>Primary data collection will use a combination of 2 quantitative surveys</w:t>
      </w:r>
      <w:r w:rsidR="005F5A9F">
        <w:rPr>
          <w:rFonts w:cs="Arial"/>
        </w:rPr>
        <w:t>, one conducted with</w:t>
      </w:r>
      <w:r>
        <w:rPr>
          <w:rFonts w:cs="Arial"/>
        </w:rPr>
        <w:t xml:space="preserve"> caregivers </w:t>
      </w:r>
      <w:r w:rsidR="00132573">
        <w:rPr>
          <w:rFonts w:cs="Arial"/>
        </w:rPr>
        <w:t>and</w:t>
      </w:r>
      <w:r w:rsidR="005F5A9F">
        <w:rPr>
          <w:rFonts w:cs="Arial"/>
        </w:rPr>
        <w:t xml:space="preserve"> one with</w:t>
      </w:r>
      <w:r w:rsidR="00132573">
        <w:rPr>
          <w:rFonts w:cs="Arial"/>
        </w:rPr>
        <w:t xml:space="preserve"> </w:t>
      </w:r>
      <w:r>
        <w:rPr>
          <w:rFonts w:cs="Arial"/>
        </w:rPr>
        <w:t xml:space="preserve">teachers and instructors in camps and in </w:t>
      </w:r>
      <w:r w:rsidR="00647D0B">
        <w:rPr>
          <w:rFonts w:cs="Arial"/>
        </w:rPr>
        <w:t>HC</w:t>
      </w:r>
      <w:r>
        <w:rPr>
          <w:rFonts w:cs="Arial"/>
        </w:rPr>
        <w:t xml:space="preserve">, 20 qualitative </w:t>
      </w:r>
      <w:r w:rsidRPr="00452A38">
        <w:rPr>
          <w:rFonts w:cs="Arial"/>
        </w:rPr>
        <w:t xml:space="preserve">focus group discussions (FGDs) and </w:t>
      </w:r>
      <w:r>
        <w:rPr>
          <w:rFonts w:cs="Arial"/>
        </w:rPr>
        <w:t>20 K</w:t>
      </w:r>
      <w:r w:rsidRPr="009F6DB5">
        <w:rPr>
          <w:rFonts w:cs="Arial"/>
        </w:rPr>
        <w:t>ey</w:t>
      </w:r>
      <w:r w:rsidRPr="00452A38">
        <w:rPr>
          <w:rFonts w:cs="Arial"/>
        </w:rPr>
        <w:t xml:space="preserve"> </w:t>
      </w:r>
      <w:r>
        <w:rPr>
          <w:rFonts w:cs="Arial"/>
        </w:rPr>
        <w:t>I</w:t>
      </w:r>
      <w:r w:rsidRPr="00452A38">
        <w:rPr>
          <w:rFonts w:cs="Arial"/>
        </w:rPr>
        <w:t xml:space="preserve">nformant </w:t>
      </w:r>
      <w:r>
        <w:rPr>
          <w:rFonts w:cs="Arial"/>
        </w:rPr>
        <w:t>I</w:t>
      </w:r>
      <w:r w:rsidRPr="00452A38">
        <w:rPr>
          <w:rFonts w:cs="Arial"/>
        </w:rPr>
        <w:t>nterviews (KII</w:t>
      </w:r>
      <w:r w:rsidR="00132573">
        <w:rPr>
          <w:rFonts w:cs="Arial"/>
        </w:rPr>
        <w:t>s</w:t>
      </w:r>
      <w:r w:rsidRPr="00452A38">
        <w:rPr>
          <w:rFonts w:cs="Arial"/>
        </w:rPr>
        <w:t>).</w:t>
      </w:r>
    </w:p>
    <w:p w14:paraId="5552D457" w14:textId="5465EFFB" w:rsidR="00FF24C7" w:rsidRDefault="00FF24C7" w:rsidP="00FF24C7">
      <w:pPr>
        <w:spacing w:before="120" w:after="0"/>
        <w:rPr>
          <w:rFonts w:cs="Arial"/>
        </w:rPr>
      </w:pPr>
      <w:r w:rsidRPr="00FF24C7">
        <w:rPr>
          <w:rFonts w:cs="Arial"/>
        </w:rPr>
        <w:t xml:space="preserve">Due to the rapid spread of COVID-19, the specific risk to already vulnerable communities, the importance of the humanitarian principle of “Do No Harm” as well as general considerations for “Duty of Care” (i.e. ensuring both field staff and local communities are not spreading and/ or exposed to the risk of contracting COVID-19 due to data collection activities), IMPACT, with inputs and review support from WHO and Global Health Cluster colleagues, has developed </w:t>
      </w:r>
      <w:r>
        <w:rPr>
          <w:rFonts w:cs="Arial"/>
        </w:rPr>
        <w:t>a</w:t>
      </w:r>
      <w:r w:rsidRPr="00FF24C7">
        <w:rPr>
          <w:rFonts w:cs="Arial"/>
        </w:rPr>
        <w:t xml:space="preserve"> </w:t>
      </w:r>
      <w:hyperlink r:id="rId12" w:history="1">
        <w:r w:rsidRPr="00D16A26">
          <w:rPr>
            <w:rStyle w:val="Hyperlink"/>
            <w:rFonts w:cs="Arial"/>
            <w:b/>
            <w:bCs/>
          </w:rPr>
          <w:t>Standard Operating Procedures (SOPs)</w:t>
        </w:r>
      </w:hyperlink>
      <w:r w:rsidRPr="00FF24C7">
        <w:rPr>
          <w:rFonts w:cs="Arial"/>
        </w:rPr>
        <w:t xml:space="preserve"> to guide research teams on how to undertake data collection during the COVID-19 outbreak.</w:t>
      </w:r>
      <w:r>
        <w:rPr>
          <w:rFonts w:cs="Arial"/>
        </w:rPr>
        <w:t xml:space="preserve"> </w:t>
      </w:r>
      <w:r w:rsidR="00862D38">
        <w:rPr>
          <w:rFonts w:cs="Arial"/>
        </w:rPr>
        <w:t xml:space="preserve">According to these SOPs, </w:t>
      </w:r>
      <w:r>
        <w:rPr>
          <w:rFonts w:cs="Arial"/>
        </w:rPr>
        <w:t>REACH’s team will assess the risks associated with data collection and decide the type of data collection</w:t>
      </w:r>
      <w:r w:rsidR="00862D38">
        <w:rPr>
          <w:rFonts w:cs="Arial"/>
        </w:rPr>
        <w:t xml:space="preserve"> as per</w:t>
      </w:r>
      <w:r>
        <w:rPr>
          <w:rFonts w:cs="Arial"/>
        </w:rPr>
        <w:t xml:space="preserve"> the risk assessment in order to ensure safety of REACH staff, their families/communities and population in affected communities. Remote data collection</w:t>
      </w:r>
      <w:r w:rsidR="00862D38">
        <w:rPr>
          <w:rFonts w:cs="Arial"/>
        </w:rPr>
        <w:t xml:space="preserve"> such as phone interviews</w:t>
      </w:r>
      <w:r>
        <w:rPr>
          <w:rFonts w:cs="Arial"/>
        </w:rPr>
        <w:t xml:space="preserve"> will be highly considered</w:t>
      </w:r>
      <w:r w:rsidR="00862D38">
        <w:rPr>
          <w:rFonts w:cs="Arial"/>
        </w:rPr>
        <w:t xml:space="preserve"> for quantitative surveys</w:t>
      </w:r>
      <w:r w:rsidR="00D16A26">
        <w:rPr>
          <w:rFonts w:cs="Arial"/>
        </w:rPr>
        <w:t xml:space="preserve"> and </w:t>
      </w:r>
      <w:r w:rsidR="00132573">
        <w:rPr>
          <w:rFonts w:cs="Arial"/>
        </w:rPr>
        <w:t>KIIs</w:t>
      </w:r>
      <w:r w:rsidR="00862D38">
        <w:rPr>
          <w:rFonts w:cs="Arial"/>
        </w:rPr>
        <w:t>.</w:t>
      </w:r>
    </w:p>
    <w:p w14:paraId="4A2BE1C0" w14:textId="67F722ED" w:rsidR="00862D38" w:rsidRPr="00FF24C7" w:rsidRDefault="00862D38" w:rsidP="00FF24C7">
      <w:pPr>
        <w:spacing w:before="120" w:after="0"/>
        <w:rPr>
          <w:rFonts w:cs="Arial"/>
        </w:rPr>
      </w:pPr>
      <w:r w:rsidRPr="00862D38">
        <w:rPr>
          <w:rFonts w:cs="Arial"/>
        </w:rPr>
        <w:t>In addition to standard training protocols, REACH will work with UNICEF and other partners to ensure that all staff involved in the research process receive adequate training from relevant specialists in the fields of psychological first aid, child safeguarding, prevention of sexual exploitation and abuse, and referral mechanisms.</w:t>
      </w:r>
    </w:p>
    <w:p w14:paraId="1ACDC68F" w14:textId="63471FFB" w:rsidR="005E4B0E" w:rsidRDefault="003F75E2" w:rsidP="00A01EBD">
      <w:pPr>
        <w:spacing w:before="120" w:after="0"/>
        <w:rPr>
          <w:rFonts w:cs="Arial"/>
          <w:i/>
          <w:iCs/>
        </w:rPr>
      </w:pPr>
      <w:r>
        <w:rPr>
          <w:rFonts w:cs="Arial"/>
          <w:i/>
          <w:iCs/>
        </w:rPr>
        <w:t>Quantitative</w:t>
      </w:r>
      <w:r w:rsidR="00CE4B13">
        <w:rPr>
          <w:rFonts w:cs="Arial"/>
          <w:i/>
          <w:iCs/>
        </w:rPr>
        <w:t xml:space="preserve"> Survey</w:t>
      </w:r>
      <w:r>
        <w:rPr>
          <w:rFonts w:cs="Arial"/>
          <w:i/>
          <w:iCs/>
        </w:rPr>
        <w:t>s</w:t>
      </w:r>
    </w:p>
    <w:p w14:paraId="3ADF89C8" w14:textId="393EF5E9" w:rsidR="0098058C" w:rsidRDefault="00647D0B" w:rsidP="00B073A5">
      <w:pPr>
        <w:spacing w:after="0"/>
        <w:rPr>
          <w:rFonts w:cs="Arial"/>
        </w:rPr>
      </w:pPr>
      <w:r>
        <w:t xml:space="preserve">For the quantitative data collection part of the assessment, two structured surveys have been developed. One will be used to conduct household interviews with </w:t>
      </w:r>
      <w:proofErr w:type="spellStart"/>
      <w:r>
        <w:t>Rohingya</w:t>
      </w:r>
      <w:proofErr w:type="spellEnd"/>
      <w:r>
        <w:t xml:space="preserve"> and Bangladeshi caregivers</w:t>
      </w:r>
      <w:r w:rsidRPr="00647D0B">
        <w:t xml:space="preserve"> </w:t>
      </w:r>
      <w:r>
        <w:t xml:space="preserve">of </w:t>
      </w:r>
      <w:del w:id="107" w:author="Juliette Cohen" w:date="2020-10-12T18:34:00Z">
        <w:r w:rsidDel="00913B0C">
          <w:delText>children</w:delText>
        </w:r>
      </w:del>
      <w:ins w:id="108" w:author="Juliette Cohen" w:date="2020-10-12T18:34:00Z">
        <w:r w:rsidR="00913B0C">
          <w:t>children/youths</w:t>
        </w:r>
      </w:ins>
      <w:r>
        <w:t xml:space="preserve"> aged 3-</w:t>
      </w:r>
      <w:del w:id="109" w:author="Juliette Cohen [2]" w:date="2020-09-25T16:23:00Z">
        <w:r w:rsidDel="0044460A">
          <w:delText>14</w:delText>
        </w:r>
      </w:del>
      <w:ins w:id="110" w:author="Juliette Cohen [2]" w:date="2020-09-25T16:23:00Z">
        <w:r w:rsidR="0044460A">
          <w:t>24</w:t>
        </w:r>
      </w:ins>
      <w:r>
        <w:rPr>
          <w:rFonts w:cs="Arial"/>
        </w:rPr>
        <w:t>,</w:t>
      </w:r>
      <w:r>
        <w:t xml:space="preserve">, while the second one will be used to conduct individual interviews with Bangladeshi teachers in HC and in camps and Burmese </w:t>
      </w:r>
      <w:r w:rsidR="00A46087">
        <w:t>l</w:t>
      </w:r>
      <w:r>
        <w:t xml:space="preserve">anguage </w:t>
      </w:r>
      <w:r w:rsidR="00A46087">
        <w:t>i</w:t>
      </w:r>
      <w:r>
        <w:t>nstructors</w:t>
      </w:r>
      <w:r w:rsidR="00A46087">
        <w:t xml:space="preserve"> in camps</w:t>
      </w:r>
      <w:r>
        <w:t>. Both surveys will be conducted across camps and</w:t>
      </w:r>
      <w:r w:rsidR="00B073A5">
        <w:rPr>
          <w:rFonts w:cs="Arial"/>
        </w:rPr>
        <w:t xml:space="preserve"> </w:t>
      </w:r>
      <w:r>
        <w:rPr>
          <w:rFonts w:cs="Arial"/>
        </w:rPr>
        <w:t>HC</w:t>
      </w:r>
      <w:r w:rsidR="00B073A5">
        <w:rPr>
          <w:rFonts w:cs="Arial"/>
        </w:rPr>
        <w:t xml:space="preserve"> of </w:t>
      </w:r>
      <w:proofErr w:type="spellStart"/>
      <w:r w:rsidR="00B073A5">
        <w:rPr>
          <w:rFonts w:cs="Arial"/>
        </w:rPr>
        <w:t>Teknaf</w:t>
      </w:r>
      <w:proofErr w:type="spellEnd"/>
      <w:r w:rsidR="00B073A5">
        <w:rPr>
          <w:rFonts w:cs="Arial"/>
        </w:rPr>
        <w:t xml:space="preserve"> and </w:t>
      </w:r>
      <w:proofErr w:type="spellStart"/>
      <w:r w:rsidR="00B073A5">
        <w:rPr>
          <w:rFonts w:cs="Arial"/>
        </w:rPr>
        <w:t>Ukhyia</w:t>
      </w:r>
      <w:proofErr w:type="spellEnd"/>
      <w:r w:rsidR="00B073A5">
        <w:rPr>
          <w:rFonts w:cs="Arial"/>
        </w:rPr>
        <w:t xml:space="preserve"> </w:t>
      </w:r>
      <w:proofErr w:type="spellStart"/>
      <w:r w:rsidR="00B073A5">
        <w:rPr>
          <w:rFonts w:cs="Arial"/>
        </w:rPr>
        <w:t>upazilas</w:t>
      </w:r>
      <w:proofErr w:type="spellEnd"/>
      <w:r w:rsidR="00B073A5">
        <w:rPr>
          <w:rFonts w:cs="Arial"/>
        </w:rPr>
        <w:t xml:space="preserve">, from </w:t>
      </w:r>
      <w:ins w:id="111" w:author="Juliette Cohen" w:date="2020-11-10T11:02:00Z">
        <w:r w:rsidR="00382F70">
          <w:rPr>
            <w:rFonts w:cs="Arial"/>
          </w:rPr>
          <w:t>October 15</w:t>
        </w:r>
        <w:r w:rsidR="00382F70" w:rsidRPr="00382F70">
          <w:rPr>
            <w:rFonts w:cs="Arial"/>
            <w:vertAlign w:val="superscript"/>
            <w:rPrChange w:id="112" w:author="Juliette Cohen" w:date="2020-11-10T11:02:00Z">
              <w:rPr>
                <w:rFonts w:cs="Arial"/>
              </w:rPr>
            </w:rPrChange>
          </w:rPr>
          <w:t>th</w:t>
        </w:r>
        <w:r w:rsidR="00382F70">
          <w:rPr>
            <w:rFonts w:cs="Arial"/>
          </w:rPr>
          <w:t xml:space="preserve"> to November 30</w:t>
        </w:r>
        <w:r w:rsidR="00382F70" w:rsidRPr="00382F70">
          <w:rPr>
            <w:rFonts w:cs="Arial"/>
            <w:vertAlign w:val="superscript"/>
            <w:rPrChange w:id="113" w:author="Juliette Cohen" w:date="2020-11-10T11:02:00Z">
              <w:rPr>
                <w:rFonts w:cs="Arial"/>
              </w:rPr>
            </w:rPrChange>
          </w:rPr>
          <w:t>th</w:t>
        </w:r>
        <w:r w:rsidR="00382F70">
          <w:rPr>
            <w:rFonts w:cs="Arial"/>
          </w:rPr>
          <w:t xml:space="preserve"> 2020. </w:t>
        </w:r>
      </w:ins>
      <w:del w:id="114" w:author="Juliette Cohen" w:date="2020-11-10T11:02:00Z">
        <w:r w:rsidR="00B073A5" w:rsidRPr="00D52E6F" w:rsidDel="00382F70">
          <w:rPr>
            <w:rFonts w:cs="Arial"/>
            <w:highlight w:val="yellow"/>
            <w:rPrChange w:id="115" w:author="Juliette Cohen" w:date="2020-11-05T13:21:00Z">
              <w:rPr>
                <w:rFonts w:cs="Arial"/>
              </w:rPr>
            </w:rPrChange>
          </w:rPr>
          <w:delText>September 28</w:delText>
        </w:r>
        <w:r w:rsidR="00B073A5" w:rsidRPr="00D52E6F" w:rsidDel="00382F70">
          <w:rPr>
            <w:rFonts w:cs="Arial"/>
            <w:highlight w:val="yellow"/>
            <w:vertAlign w:val="superscript"/>
            <w:rPrChange w:id="116" w:author="Juliette Cohen" w:date="2020-11-05T13:21:00Z">
              <w:rPr>
                <w:rFonts w:cs="Arial"/>
                <w:vertAlign w:val="superscript"/>
              </w:rPr>
            </w:rPrChange>
          </w:rPr>
          <w:delText>th</w:delText>
        </w:r>
        <w:r w:rsidR="00A46087" w:rsidRPr="00D52E6F" w:rsidDel="00382F70">
          <w:rPr>
            <w:rFonts w:cs="Arial"/>
            <w:highlight w:val="yellow"/>
            <w:rPrChange w:id="117" w:author="Juliette Cohen" w:date="2020-11-05T13:21:00Z">
              <w:rPr>
                <w:rFonts w:cs="Arial"/>
              </w:rPr>
            </w:rPrChange>
          </w:rPr>
          <w:delText xml:space="preserve"> to </w:delText>
        </w:r>
        <w:r w:rsidR="00B073A5" w:rsidRPr="00D52E6F" w:rsidDel="00382F70">
          <w:rPr>
            <w:rFonts w:cs="Arial"/>
            <w:highlight w:val="yellow"/>
            <w:rPrChange w:id="118" w:author="Juliette Cohen" w:date="2020-11-05T13:21:00Z">
              <w:rPr>
                <w:rFonts w:cs="Arial"/>
              </w:rPr>
            </w:rPrChange>
          </w:rPr>
          <w:delText>November 9</w:delText>
        </w:r>
        <w:r w:rsidR="00B073A5" w:rsidRPr="00D52E6F" w:rsidDel="00382F70">
          <w:rPr>
            <w:rFonts w:cs="Arial"/>
            <w:highlight w:val="yellow"/>
            <w:vertAlign w:val="superscript"/>
            <w:rPrChange w:id="119" w:author="Juliette Cohen" w:date="2020-11-05T13:21:00Z">
              <w:rPr>
                <w:rFonts w:cs="Arial"/>
                <w:vertAlign w:val="superscript"/>
              </w:rPr>
            </w:rPrChange>
          </w:rPr>
          <w:delText>th</w:delText>
        </w:r>
        <w:r w:rsidR="00B073A5" w:rsidRPr="00D52E6F" w:rsidDel="00382F70">
          <w:rPr>
            <w:rFonts w:cs="Arial"/>
            <w:highlight w:val="yellow"/>
            <w:rPrChange w:id="120" w:author="Juliette Cohen" w:date="2020-11-05T13:21:00Z">
              <w:rPr>
                <w:rFonts w:cs="Arial"/>
              </w:rPr>
            </w:rPrChange>
          </w:rPr>
          <w:delText xml:space="preserve"> 2020.</w:delText>
        </w:r>
      </w:del>
      <w:r w:rsidR="00B073A5">
        <w:rPr>
          <w:rFonts w:cs="Arial"/>
        </w:rPr>
        <w:t xml:space="preserve"> </w:t>
      </w:r>
    </w:p>
    <w:p w14:paraId="4944F10D" w14:textId="10F7A79D" w:rsidR="003F75E2" w:rsidRPr="003F75E2" w:rsidRDefault="00571065" w:rsidP="003F75E2">
      <w:pPr>
        <w:spacing w:before="120" w:after="0"/>
        <w:rPr>
          <w:rFonts w:cs="Arial"/>
        </w:rPr>
      </w:pPr>
      <w:r>
        <w:t xml:space="preserve">The indicators to be included in each of the surveys will be guided </w:t>
      </w:r>
      <w:r w:rsidR="003F75E2" w:rsidRPr="003F75E2">
        <w:rPr>
          <w:rFonts w:cs="Arial"/>
        </w:rPr>
        <w:t xml:space="preserve">by discussions with Education partners on prioritization and suitability of household-level questions. Data </w:t>
      </w:r>
      <w:r w:rsidR="00E41891">
        <w:rPr>
          <w:rFonts w:cs="Arial"/>
        </w:rPr>
        <w:t>will</w:t>
      </w:r>
      <w:r w:rsidR="00E41891" w:rsidRPr="003F75E2">
        <w:rPr>
          <w:rFonts w:cs="Arial"/>
        </w:rPr>
        <w:t xml:space="preserve"> </w:t>
      </w:r>
      <w:r w:rsidR="003F75E2" w:rsidRPr="003F75E2">
        <w:rPr>
          <w:rFonts w:cs="Arial"/>
        </w:rPr>
        <w:t xml:space="preserve">be collected by teams of enumerators using a structured questionnaire </w:t>
      </w:r>
      <w:r w:rsidR="003F75E2" w:rsidRPr="003F75E2">
        <w:rPr>
          <w:rFonts w:cs="Arial"/>
        </w:rPr>
        <w:lastRenderedPageBreak/>
        <w:t xml:space="preserve">administered at the household level with primary caregivers of </w:t>
      </w:r>
      <w:del w:id="121" w:author="Juliette Cohen" w:date="2020-10-12T18:34:00Z">
        <w:r w:rsidR="003F75E2" w:rsidRPr="003F75E2" w:rsidDel="00913B0C">
          <w:rPr>
            <w:rFonts w:cs="Arial"/>
          </w:rPr>
          <w:delText>children</w:delText>
        </w:r>
      </w:del>
      <w:ins w:id="122" w:author="Juliette Cohen" w:date="2020-10-12T18:34:00Z">
        <w:r w:rsidR="00913B0C">
          <w:rPr>
            <w:rFonts w:cs="Arial"/>
          </w:rPr>
          <w:t>children/youths</w:t>
        </w:r>
      </w:ins>
      <w:r w:rsidR="003F75E2" w:rsidRPr="003F75E2">
        <w:rPr>
          <w:rFonts w:cs="Arial"/>
        </w:rPr>
        <w:t xml:space="preserve"> </w:t>
      </w:r>
      <w:r w:rsidR="001F6A6A">
        <w:rPr>
          <w:rFonts w:cs="Arial"/>
        </w:rPr>
        <w:t xml:space="preserve">aged </w:t>
      </w:r>
      <w:r w:rsidR="003F75E2" w:rsidRPr="003F75E2">
        <w:rPr>
          <w:rFonts w:cs="Arial"/>
        </w:rPr>
        <w:t>3-</w:t>
      </w:r>
      <w:del w:id="123" w:author="Juliette Cohen [2]" w:date="2020-09-25T16:23:00Z">
        <w:r w:rsidR="003F75E2" w:rsidRPr="003F75E2" w:rsidDel="0044460A">
          <w:rPr>
            <w:rFonts w:cs="Arial"/>
          </w:rPr>
          <w:delText>14</w:delText>
        </w:r>
      </w:del>
      <w:ins w:id="124" w:author="Juliette Cohen [2]" w:date="2020-09-25T16:23:00Z">
        <w:r w:rsidR="0044460A">
          <w:rPr>
            <w:rFonts w:cs="Arial"/>
          </w:rPr>
          <w:t>24</w:t>
        </w:r>
      </w:ins>
      <w:r w:rsidR="003F75E2" w:rsidRPr="003F75E2">
        <w:rPr>
          <w:rFonts w:cs="Arial"/>
        </w:rPr>
        <w:t xml:space="preserve">, </w:t>
      </w:r>
      <w:r w:rsidR="00F91F20">
        <w:rPr>
          <w:rFonts w:cs="Arial"/>
        </w:rPr>
        <w:t>and</w:t>
      </w:r>
      <w:r w:rsidR="00F91F20" w:rsidRPr="003F75E2">
        <w:rPr>
          <w:rFonts w:cs="Arial"/>
        </w:rPr>
        <w:t xml:space="preserve"> </w:t>
      </w:r>
      <w:r w:rsidR="003F75E2" w:rsidRPr="003F75E2">
        <w:rPr>
          <w:rFonts w:cs="Arial"/>
        </w:rPr>
        <w:t>with a randomly selected teacher</w:t>
      </w:r>
      <w:r w:rsidR="003001F9">
        <w:rPr>
          <w:rFonts w:cs="Arial"/>
        </w:rPr>
        <w:t>s</w:t>
      </w:r>
      <w:r w:rsidR="003F75E2" w:rsidRPr="003F75E2">
        <w:rPr>
          <w:rFonts w:cs="Arial"/>
        </w:rPr>
        <w:t xml:space="preserve"> or instructor</w:t>
      </w:r>
      <w:r w:rsidR="003001F9">
        <w:rPr>
          <w:rFonts w:cs="Arial"/>
        </w:rPr>
        <w:t>s</w:t>
      </w:r>
      <w:r w:rsidR="003F75E2" w:rsidRPr="003F75E2">
        <w:rPr>
          <w:rFonts w:cs="Arial"/>
        </w:rPr>
        <w:t xml:space="preserve">. Data </w:t>
      </w:r>
      <w:r w:rsidR="00A46087">
        <w:rPr>
          <w:rFonts w:cs="Arial"/>
        </w:rPr>
        <w:t xml:space="preserve">will be </w:t>
      </w:r>
      <w:r w:rsidR="003F75E2" w:rsidRPr="003F75E2">
        <w:rPr>
          <w:rFonts w:cs="Arial"/>
        </w:rPr>
        <w:t>entered onto smartphones loaded with the Kobo app.</w:t>
      </w:r>
    </w:p>
    <w:p w14:paraId="0B6A1438" w14:textId="14F0AE61" w:rsidR="00571065" w:rsidRDefault="0098058C" w:rsidP="003F75E2">
      <w:pPr>
        <w:spacing w:before="120" w:after="0"/>
        <w:rPr>
          <w:rFonts w:cs="Arial"/>
        </w:rPr>
      </w:pPr>
      <w:r>
        <w:rPr>
          <w:rFonts w:cs="Arial"/>
        </w:rPr>
        <w:t xml:space="preserve">The caregivers’ surveys will be conducted among a total of 400 caregivers (100 </w:t>
      </w:r>
      <w:proofErr w:type="spellStart"/>
      <w:r>
        <w:rPr>
          <w:rFonts w:cs="Arial"/>
        </w:rPr>
        <w:t>Rohingya</w:t>
      </w:r>
      <w:proofErr w:type="spellEnd"/>
      <w:r>
        <w:rPr>
          <w:rFonts w:cs="Arial"/>
        </w:rPr>
        <w:t xml:space="preserve"> caregivers in camps in </w:t>
      </w:r>
      <w:proofErr w:type="spellStart"/>
      <w:r>
        <w:rPr>
          <w:rFonts w:cs="Arial"/>
        </w:rPr>
        <w:t>Ukhiya</w:t>
      </w:r>
      <w:proofErr w:type="spellEnd"/>
      <w:r>
        <w:rPr>
          <w:rFonts w:cs="Arial"/>
        </w:rPr>
        <w:t xml:space="preserve"> </w:t>
      </w:r>
      <w:proofErr w:type="spellStart"/>
      <w:r>
        <w:rPr>
          <w:rFonts w:cs="Arial"/>
        </w:rPr>
        <w:t>upazila</w:t>
      </w:r>
      <w:proofErr w:type="spellEnd"/>
      <w:r>
        <w:rPr>
          <w:rFonts w:cs="Arial"/>
        </w:rPr>
        <w:t xml:space="preserve">, 100 </w:t>
      </w:r>
      <w:proofErr w:type="spellStart"/>
      <w:r>
        <w:rPr>
          <w:rFonts w:cs="Arial"/>
        </w:rPr>
        <w:t>Rohingya</w:t>
      </w:r>
      <w:proofErr w:type="spellEnd"/>
      <w:r>
        <w:rPr>
          <w:rFonts w:cs="Arial"/>
        </w:rPr>
        <w:t xml:space="preserve"> caregivers in camps in </w:t>
      </w:r>
      <w:proofErr w:type="spellStart"/>
      <w:r>
        <w:rPr>
          <w:rFonts w:cs="Arial"/>
        </w:rPr>
        <w:t>Teknaf</w:t>
      </w:r>
      <w:proofErr w:type="spellEnd"/>
      <w:r>
        <w:rPr>
          <w:rFonts w:cs="Arial"/>
        </w:rPr>
        <w:t xml:space="preserve"> </w:t>
      </w:r>
      <w:proofErr w:type="spellStart"/>
      <w:r>
        <w:rPr>
          <w:rFonts w:cs="Arial"/>
        </w:rPr>
        <w:t>upazila</w:t>
      </w:r>
      <w:proofErr w:type="spellEnd"/>
      <w:r>
        <w:rPr>
          <w:rFonts w:cs="Arial"/>
        </w:rPr>
        <w:t xml:space="preserve">, 100 Bangladeshi caregivers in </w:t>
      </w:r>
      <w:r w:rsidR="00647D0B">
        <w:rPr>
          <w:rFonts w:cs="Arial"/>
        </w:rPr>
        <w:t>HC</w:t>
      </w:r>
      <w:r>
        <w:rPr>
          <w:rFonts w:cs="Arial"/>
        </w:rPr>
        <w:t xml:space="preserve"> in </w:t>
      </w:r>
      <w:proofErr w:type="spellStart"/>
      <w:r>
        <w:rPr>
          <w:rFonts w:cs="Arial"/>
        </w:rPr>
        <w:t>Ukhiya</w:t>
      </w:r>
      <w:proofErr w:type="spellEnd"/>
      <w:r>
        <w:rPr>
          <w:rFonts w:cs="Arial"/>
        </w:rPr>
        <w:t xml:space="preserve"> </w:t>
      </w:r>
      <w:proofErr w:type="spellStart"/>
      <w:r>
        <w:rPr>
          <w:rFonts w:cs="Arial"/>
        </w:rPr>
        <w:t>upazila</w:t>
      </w:r>
      <w:proofErr w:type="spellEnd"/>
      <w:r>
        <w:rPr>
          <w:rFonts w:cs="Arial"/>
        </w:rPr>
        <w:t xml:space="preserve">, 100 Bangladeshi caregivers in </w:t>
      </w:r>
      <w:r w:rsidR="00647D0B">
        <w:rPr>
          <w:rFonts w:cs="Arial"/>
        </w:rPr>
        <w:t>HC</w:t>
      </w:r>
      <w:r>
        <w:rPr>
          <w:rFonts w:cs="Arial"/>
        </w:rPr>
        <w:t xml:space="preserve"> in </w:t>
      </w:r>
      <w:proofErr w:type="spellStart"/>
      <w:r>
        <w:rPr>
          <w:rFonts w:cs="Arial"/>
        </w:rPr>
        <w:t>Teknaf</w:t>
      </w:r>
      <w:proofErr w:type="spellEnd"/>
      <w:r>
        <w:rPr>
          <w:rFonts w:cs="Arial"/>
        </w:rPr>
        <w:t xml:space="preserve"> </w:t>
      </w:r>
      <w:proofErr w:type="spellStart"/>
      <w:r>
        <w:rPr>
          <w:rFonts w:cs="Arial"/>
        </w:rPr>
        <w:t>upazila</w:t>
      </w:r>
      <w:proofErr w:type="spellEnd"/>
      <w:r>
        <w:rPr>
          <w:rFonts w:cs="Arial"/>
        </w:rPr>
        <w:t>)</w:t>
      </w:r>
      <w:r w:rsidR="0030261A">
        <w:rPr>
          <w:rFonts w:cs="Arial"/>
        </w:rPr>
        <w:t xml:space="preserve"> including</w:t>
      </w:r>
      <w:r w:rsidR="0030261A">
        <w:t xml:space="preserve"> a 5% buffer</w:t>
      </w:r>
      <w:r w:rsidR="00133455">
        <w:t xml:space="preserve"> for quality data purposes</w:t>
      </w:r>
      <w:r w:rsidR="003001F9">
        <w:t xml:space="preserve"> (see Table 1)</w:t>
      </w:r>
      <w:r>
        <w:rPr>
          <w:rFonts w:cs="Arial"/>
        </w:rPr>
        <w:t>. S</w:t>
      </w:r>
      <w:r w:rsidR="003F75E2" w:rsidRPr="003F75E2">
        <w:rPr>
          <w:rFonts w:cs="Arial"/>
        </w:rPr>
        <w:t xml:space="preserve">ampling at the </w:t>
      </w:r>
      <w:proofErr w:type="spellStart"/>
      <w:r w:rsidR="003F75E2" w:rsidRPr="003F75E2">
        <w:rPr>
          <w:rFonts w:cs="Arial"/>
        </w:rPr>
        <w:t>Upazila</w:t>
      </w:r>
      <w:proofErr w:type="spellEnd"/>
      <w:r w:rsidR="003F75E2" w:rsidRPr="003F75E2">
        <w:rPr>
          <w:rFonts w:cs="Arial"/>
        </w:rPr>
        <w:t xml:space="preserve"> level </w:t>
      </w:r>
      <w:r w:rsidR="00A46087">
        <w:rPr>
          <w:rFonts w:cs="Arial"/>
        </w:rPr>
        <w:t>will</w:t>
      </w:r>
      <w:r w:rsidR="00A46087" w:rsidRPr="003F75E2">
        <w:rPr>
          <w:rFonts w:cs="Arial"/>
        </w:rPr>
        <w:t xml:space="preserve"> </w:t>
      </w:r>
      <w:r w:rsidR="003F75E2" w:rsidRPr="003F75E2">
        <w:rPr>
          <w:rFonts w:cs="Arial"/>
        </w:rPr>
        <w:t xml:space="preserve">allow findings to be compared between </w:t>
      </w:r>
      <w:proofErr w:type="spellStart"/>
      <w:r w:rsidR="003F75E2" w:rsidRPr="003F75E2">
        <w:rPr>
          <w:rFonts w:cs="Arial"/>
        </w:rPr>
        <w:t>Upazilas</w:t>
      </w:r>
      <w:proofErr w:type="spellEnd"/>
      <w:r w:rsidR="003F75E2" w:rsidRPr="003F75E2">
        <w:rPr>
          <w:rFonts w:cs="Arial"/>
        </w:rPr>
        <w:t xml:space="preserve"> in an attempt to provide education actors with information to support strategic decision-making if and where results may vary significantly by locality. From both the refugee and </w:t>
      </w:r>
      <w:r w:rsidR="00647D0B">
        <w:rPr>
          <w:rFonts w:cs="Arial"/>
        </w:rPr>
        <w:t>HC</w:t>
      </w:r>
      <w:r w:rsidR="003F75E2" w:rsidRPr="003F75E2">
        <w:rPr>
          <w:rFonts w:cs="Arial"/>
        </w:rPr>
        <w:t xml:space="preserve"> Joint MSNAs from October 2019, gaps in household-reported access to educational opportunities seemed to be more pronounced in </w:t>
      </w:r>
      <w:proofErr w:type="spellStart"/>
      <w:r w:rsidR="003F75E2" w:rsidRPr="003F75E2">
        <w:rPr>
          <w:rFonts w:cs="Arial"/>
        </w:rPr>
        <w:t>Teknaf</w:t>
      </w:r>
      <w:proofErr w:type="spellEnd"/>
      <w:r w:rsidR="003F75E2" w:rsidRPr="003F75E2">
        <w:rPr>
          <w:rFonts w:cs="Arial"/>
        </w:rPr>
        <w:t xml:space="preserve"> </w:t>
      </w:r>
      <w:proofErr w:type="spellStart"/>
      <w:r w:rsidR="003F75E2" w:rsidRPr="003F75E2">
        <w:rPr>
          <w:rFonts w:cs="Arial"/>
        </w:rPr>
        <w:t>Upazila</w:t>
      </w:r>
      <w:proofErr w:type="spellEnd"/>
      <w:r w:rsidR="003F75E2" w:rsidRPr="003F75E2">
        <w:rPr>
          <w:rFonts w:cs="Arial"/>
        </w:rPr>
        <w:t xml:space="preserve">. The current survey </w:t>
      </w:r>
      <w:r w:rsidR="00A46087">
        <w:rPr>
          <w:rFonts w:cs="Arial"/>
        </w:rPr>
        <w:t>will</w:t>
      </w:r>
      <w:r w:rsidR="00A46087" w:rsidRPr="003F75E2">
        <w:rPr>
          <w:rFonts w:cs="Arial"/>
        </w:rPr>
        <w:t xml:space="preserve"> </w:t>
      </w:r>
      <w:r w:rsidR="003F75E2" w:rsidRPr="003F75E2">
        <w:rPr>
          <w:rFonts w:cs="Arial"/>
        </w:rPr>
        <w:t xml:space="preserve">therefore aim to collect data </w:t>
      </w:r>
      <w:proofErr w:type="spellStart"/>
      <w:r w:rsidR="003F75E2" w:rsidRPr="003F75E2">
        <w:rPr>
          <w:rFonts w:cs="Arial"/>
        </w:rPr>
        <w:t>generalisable</w:t>
      </w:r>
      <w:proofErr w:type="spellEnd"/>
      <w:r w:rsidR="003F75E2" w:rsidRPr="003F75E2">
        <w:rPr>
          <w:rFonts w:cs="Arial"/>
        </w:rPr>
        <w:t xml:space="preserve"> to the population of refugee and </w:t>
      </w:r>
      <w:r w:rsidR="00647D0B">
        <w:rPr>
          <w:rFonts w:cs="Arial"/>
        </w:rPr>
        <w:t>HC</w:t>
      </w:r>
      <w:r w:rsidR="003F75E2" w:rsidRPr="003F75E2">
        <w:rPr>
          <w:rFonts w:cs="Arial"/>
        </w:rPr>
        <w:t xml:space="preserve"> in each </w:t>
      </w:r>
      <w:proofErr w:type="spellStart"/>
      <w:r w:rsidR="003F75E2" w:rsidRPr="003F75E2">
        <w:rPr>
          <w:rFonts w:cs="Arial"/>
        </w:rPr>
        <w:t>Upazila</w:t>
      </w:r>
      <w:proofErr w:type="spellEnd"/>
      <w:r w:rsidR="003F75E2" w:rsidRPr="003F75E2">
        <w:rPr>
          <w:rFonts w:cs="Arial"/>
        </w:rPr>
        <w:t xml:space="preserve"> at 95% confidence level and </w:t>
      </w:r>
      <w:r w:rsidR="00B073A5">
        <w:rPr>
          <w:rFonts w:cs="Arial"/>
        </w:rPr>
        <w:t>10</w:t>
      </w:r>
      <w:r w:rsidR="003F75E2" w:rsidRPr="003F75E2">
        <w:rPr>
          <w:rFonts w:cs="Arial"/>
        </w:rPr>
        <w:t>% margin of error</w:t>
      </w:r>
      <w:r w:rsidR="005840ED">
        <w:rPr>
          <w:rFonts w:cs="Arial"/>
        </w:rPr>
        <w:t>.</w:t>
      </w:r>
      <w:r w:rsidR="00B073A5">
        <w:rPr>
          <w:rFonts w:cs="Arial"/>
        </w:rPr>
        <w:t xml:space="preserve"> For </w:t>
      </w:r>
      <w:proofErr w:type="spellStart"/>
      <w:r w:rsidR="00B073A5">
        <w:rPr>
          <w:rFonts w:cs="Arial"/>
        </w:rPr>
        <w:t>Rohingya</w:t>
      </w:r>
      <w:proofErr w:type="spellEnd"/>
      <w:r w:rsidR="00B073A5">
        <w:rPr>
          <w:rFonts w:cs="Arial"/>
        </w:rPr>
        <w:t xml:space="preserve"> caregivers, a </w:t>
      </w:r>
      <w:r w:rsidR="00251624">
        <w:rPr>
          <w:rFonts w:cs="Arial"/>
        </w:rPr>
        <w:t>stratified</w:t>
      </w:r>
      <w:r w:rsidR="00B073A5">
        <w:rPr>
          <w:rFonts w:cs="Arial"/>
        </w:rPr>
        <w:t xml:space="preserve"> random sample </w:t>
      </w:r>
      <w:r w:rsidR="005E4B0E">
        <w:rPr>
          <w:rFonts w:cs="Arial"/>
        </w:rPr>
        <w:t xml:space="preserve">approach </w:t>
      </w:r>
      <w:r w:rsidR="00B073A5">
        <w:rPr>
          <w:rFonts w:cs="Arial"/>
        </w:rPr>
        <w:t xml:space="preserve">of REACH/UNOSAT shelter footprints will be used, stratified by </w:t>
      </w:r>
      <w:proofErr w:type="spellStart"/>
      <w:r w:rsidR="00B073A5">
        <w:rPr>
          <w:rFonts w:cs="Arial"/>
        </w:rPr>
        <w:t>Upazila</w:t>
      </w:r>
      <w:proofErr w:type="spellEnd"/>
      <w:r w:rsidR="00B073A5">
        <w:rPr>
          <w:rFonts w:cs="Arial"/>
        </w:rPr>
        <w:t xml:space="preserve">. For Bangladeshi caregivers, a </w:t>
      </w:r>
      <w:r w:rsidR="00922D63">
        <w:rPr>
          <w:rFonts w:cs="Arial"/>
        </w:rPr>
        <w:t xml:space="preserve">random </w:t>
      </w:r>
      <w:r w:rsidR="00B073A5">
        <w:rPr>
          <w:rFonts w:cs="Arial"/>
        </w:rPr>
        <w:t xml:space="preserve">sampling of </w:t>
      </w:r>
      <w:proofErr w:type="spellStart"/>
      <w:r w:rsidR="00B073A5">
        <w:rPr>
          <w:rFonts w:cs="Arial"/>
        </w:rPr>
        <w:t>OpenStreetMap</w:t>
      </w:r>
      <w:proofErr w:type="spellEnd"/>
      <w:r w:rsidR="00B073A5">
        <w:rPr>
          <w:rFonts w:cs="Arial"/>
        </w:rPr>
        <w:t xml:space="preserve"> shelter footprints approach will be used.</w:t>
      </w:r>
    </w:p>
    <w:p w14:paraId="6E64A72B" w14:textId="3124044F" w:rsidR="003F75E2" w:rsidRPr="003F75E2" w:rsidRDefault="004904C9" w:rsidP="003F75E2">
      <w:pPr>
        <w:spacing w:before="120" w:after="0"/>
        <w:rPr>
          <w:rFonts w:cs="Arial"/>
        </w:rPr>
      </w:pPr>
      <w:r>
        <w:rPr>
          <w:rFonts w:cs="Arial"/>
        </w:rPr>
        <w:t>The</w:t>
      </w:r>
      <w:r w:rsidR="003F75E2" w:rsidRPr="003F75E2">
        <w:rPr>
          <w:rFonts w:cs="Arial"/>
        </w:rPr>
        <w:t xml:space="preserve"> </w:t>
      </w:r>
      <w:r w:rsidR="00A52F7D">
        <w:rPr>
          <w:rFonts w:cs="Arial"/>
        </w:rPr>
        <w:t>survey of</w:t>
      </w:r>
      <w:r w:rsidR="00A52F7D" w:rsidRPr="003F75E2">
        <w:rPr>
          <w:rFonts w:cs="Arial"/>
        </w:rPr>
        <w:t xml:space="preserve"> </w:t>
      </w:r>
      <w:r w:rsidR="003F75E2" w:rsidRPr="003F75E2">
        <w:rPr>
          <w:rFonts w:cs="Arial"/>
        </w:rPr>
        <w:t>teacher</w:t>
      </w:r>
      <w:r w:rsidR="00A52F7D">
        <w:rPr>
          <w:rFonts w:cs="Arial"/>
        </w:rPr>
        <w:t xml:space="preserve">s and </w:t>
      </w:r>
      <w:r w:rsidR="003F75E2" w:rsidRPr="003F75E2">
        <w:rPr>
          <w:rFonts w:cs="Arial"/>
        </w:rPr>
        <w:t>instructor</w:t>
      </w:r>
      <w:r w:rsidR="009D1383">
        <w:rPr>
          <w:rFonts w:cs="Arial"/>
        </w:rPr>
        <w:t>s</w:t>
      </w:r>
      <w:r w:rsidRPr="004904C9">
        <w:rPr>
          <w:rFonts w:cs="Arial"/>
        </w:rPr>
        <w:t xml:space="preserve"> </w:t>
      </w:r>
      <w:r>
        <w:rPr>
          <w:rFonts w:cs="Arial"/>
        </w:rPr>
        <w:t xml:space="preserve">will be conducted among a total of </w:t>
      </w:r>
      <w:del w:id="125" w:author="Juliette Cohen" w:date="2020-11-10T11:02:00Z">
        <w:r w:rsidDel="00382F70">
          <w:rPr>
            <w:rFonts w:cs="Arial"/>
          </w:rPr>
          <w:delText>3</w:delText>
        </w:r>
      </w:del>
      <w:ins w:id="126" w:author="Juliette Cohen" w:date="2020-11-10T11:02:00Z">
        <w:r w:rsidR="00382F70">
          <w:rPr>
            <w:rFonts w:cs="Arial"/>
          </w:rPr>
          <w:t>6</w:t>
        </w:r>
      </w:ins>
      <w:r>
        <w:rPr>
          <w:rFonts w:cs="Arial"/>
        </w:rPr>
        <w:t>00 individuals (</w:t>
      </w:r>
      <w:ins w:id="127" w:author="Juliette Cohen" w:date="2020-11-10T11:02:00Z">
        <w:r w:rsidR="00382F70">
          <w:rPr>
            <w:rFonts w:cs="Arial"/>
          </w:rPr>
          <w:t>2</w:t>
        </w:r>
      </w:ins>
      <w:del w:id="128" w:author="Juliette Cohen" w:date="2020-11-10T11:02:00Z">
        <w:r w:rsidDel="00382F70">
          <w:rPr>
            <w:rFonts w:cs="Arial"/>
          </w:rPr>
          <w:delText>1</w:delText>
        </w:r>
      </w:del>
      <w:r>
        <w:rPr>
          <w:rFonts w:cs="Arial"/>
        </w:rPr>
        <w:t xml:space="preserve">00 Bangladeshi teachers in camps, </w:t>
      </w:r>
      <w:ins w:id="129" w:author="Juliette Cohen" w:date="2020-11-10T11:02:00Z">
        <w:r w:rsidR="00382F70">
          <w:rPr>
            <w:rFonts w:cs="Arial"/>
          </w:rPr>
          <w:t>2</w:t>
        </w:r>
      </w:ins>
      <w:del w:id="130" w:author="Juliette Cohen" w:date="2020-11-10T11:02:00Z">
        <w:r w:rsidDel="00382F70">
          <w:rPr>
            <w:rFonts w:cs="Arial"/>
          </w:rPr>
          <w:delText>1</w:delText>
        </w:r>
      </w:del>
      <w:r>
        <w:rPr>
          <w:rFonts w:cs="Arial"/>
        </w:rPr>
        <w:t xml:space="preserve">00 Bangladeshi teachers in </w:t>
      </w:r>
      <w:r w:rsidR="00647D0B">
        <w:rPr>
          <w:rFonts w:cs="Arial"/>
        </w:rPr>
        <w:t>HC</w:t>
      </w:r>
      <w:r>
        <w:rPr>
          <w:rFonts w:cs="Arial"/>
        </w:rPr>
        <w:t xml:space="preserve">, </w:t>
      </w:r>
      <w:ins w:id="131" w:author="Juliette Cohen" w:date="2020-11-10T11:02:00Z">
        <w:r w:rsidR="00382F70">
          <w:rPr>
            <w:rFonts w:cs="Arial"/>
          </w:rPr>
          <w:t>2</w:t>
        </w:r>
      </w:ins>
      <w:del w:id="132" w:author="Juliette Cohen" w:date="2020-11-10T11:02:00Z">
        <w:r w:rsidDel="00382F70">
          <w:rPr>
            <w:rFonts w:cs="Arial"/>
          </w:rPr>
          <w:delText>1</w:delText>
        </w:r>
      </w:del>
      <w:r>
        <w:rPr>
          <w:rFonts w:cs="Arial"/>
        </w:rPr>
        <w:t>00 Burmese language instructors in camps)</w:t>
      </w:r>
      <w:r w:rsidR="00133455">
        <w:rPr>
          <w:rFonts w:cs="Arial"/>
        </w:rPr>
        <w:t xml:space="preserve"> including</w:t>
      </w:r>
      <w:r w:rsidR="00133455">
        <w:t xml:space="preserve"> a 5% buffer for quality data purposes.</w:t>
      </w:r>
      <w:r w:rsidR="00133455">
        <w:rPr>
          <w:rFonts w:cs="Arial"/>
        </w:rPr>
        <w:t xml:space="preserve"> </w:t>
      </w:r>
      <w:r>
        <w:rPr>
          <w:rFonts w:cs="Arial"/>
        </w:rPr>
        <w:t>T</w:t>
      </w:r>
      <w:r w:rsidR="003F75E2" w:rsidRPr="003F75E2">
        <w:rPr>
          <w:rFonts w:cs="Arial"/>
        </w:rPr>
        <w:t xml:space="preserve">he questionnaire </w:t>
      </w:r>
      <w:r w:rsidR="00A46087">
        <w:rPr>
          <w:rFonts w:cs="Arial"/>
        </w:rPr>
        <w:t>will</w:t>
      </w:r>
      <w:r w:rsidR="00A46087" w:rsidRPr="003F75E2">
        <w:rPr>
          <w:rFonts w:cs="Arial"/>
        </w:rPr>
        <w:t xml:space="preserve"> </w:t>
      </w:r>
      <w:r w:rsidR="003F75E2" w:rsidRPr="003F75E2">
        <w:rPr>
          <w:rFonts w:cs="Arial"/>
        </w:rPr>
        <w:t xml:space="preserve">focus on instructors’ perceptions and challenges related to implementing the LCFA (including but not limited to the extent of trainings and support materials received), and will also aim to collect information related to teacher recruitment, retention, and </w:t>
      </w:r>
      <w:r w:rsidR="00F61DB6" w:rsidRPr="003F75E2">
        <w:rPr>
          <w:rFonts w:cs="Arial"/>
        </w:rPr>
        <w:t>remuneration</w:t>
      </w:r>
      <w:r w:rsidR="003F75E2" w:rsidRPr="003F75E2">
        <w:rPr>
          <w:rFonts w:cs="Arial"/>
        </w:rPr>
        <w:t>.</w:t>
      </w:r>
      <w:r w:rsidR="00076D44">
        <w:rPr>
          <w:rFonts w:cs="Arial"/>
        </w:rPr>
        <w:t xml:space="preserve"> </w:t>
      </w:r>
      <w:r w:rsidR="009D1383">
        <w:rPr>
          <w:rFonts w:cs="Arial"/>
        </w:rPr>
        <w:t xml:space="preserve">In order to minimise the risk to data collectors and respondents with respect to </w:t>
      </w:r>
      <w:r w:rsidR="00F0263F">
        <w:rPr>
          <w:rFonts w:cs="Arial"/>
        </w:rPr>
        <w:t>COVID-19, this</w:t>
      </w:r>
      <w:r w:rsidR="009D1383">
        <w:rPr>
          <w:rFonts w:cs="Arial"/>
        </w:rPr>
        <w:t xml:space="preserve"> component</w:t>
      </w:r>
      <w:r w:rsidR="00F0263F">
        <w:rPr>
          <w:rFonts w:cs="Arial"/>
        </w:rPr>
        <w:t xml:space="preserve"> </w:t>
      </w:r>
      <w:r w:rsidR="00B14961">
        <w:rPr>
          <w:rFonts w:cs="Arial"/>
        </w:rPr>
        <w:t>will be done</w:t>
      </w:r>
      <w:r w:rsidR="00F0263F">
        <w:rPr>
          <w:rFonts w:cs="Arial"/>
        </w:rPr>
        <w:t xml:space="preserve"> remotely through phone interviews</w:t>
      </w:r>
      <w:r w:rsidR="00B14961">
        <w:rPr>
          <w:rFonts w:cs="Arial"/>
        </w:rPr>
        <w:t>, based on contact lists provided by the Education sector</w:t>
      </w:r>
      <w:r w:rsidR="00F0263F">
        <w:rPr>
          <w:rFonts w:cs="Arial"/>
        </w:rPr>
        <w:t>.</w:t>
      </w:r>
      <w:r w:rsidR="00F0263F" w:rsidRPr="003F75E2">
        <w:rPr>
          <w:rFonts w:cs="Arial"/>
        </w:rPr>
        <w:t xml:space="preserve"> </w:t>
      </w:r>
      <w:r w:rsidR="009D1383">
        <w:rPr>
          <w:rFonts w:cs="Arial"/>
        </w:rPr>
        <w:t xml:space="preserve">If possible, depending on the provision of school and teacher contact lists provided by the Education Sector, a 2-stage random sampling </w:t>
      </w:r>
      <w:r w:rsidR="003001F9">
        <w:rPr>
          <w:rFonts w:cs="Arial"/>
        </w:rPr>
        <w:t>will</w:t>
      </w:r>
      <w:r w:rsidR="009D1383">
        <w:rPr>
          <w:rFonts w:cs="Arial"/>
        </w:rPr>
        <w:t xml:space="preserve"> be used: the individual</w:t>
      </w:r>
      <w:r w:rsidR="003001F9">
        <w:rPr>
          <w:rFonts w:cs="Arial"/>
        </w:rPr>
        <w:t xml:space="preserve"> respondents</w:t>
      </w:r>
      <w:r w:rsidR="009D1383">
        <w:rPr>
          <w:rFonts w:cs="Arial"/>
        </w:rPr>
        <w:t xml:space="preserve"> will be randomly s</w:t>
      </w:r>
      <w:r w:rsidR="003001F9">
        <w:rPr>
          <w:rFonts w:cs="Arial"/>
        </w:rPr>
        <w:t>elected</w:t>
      </w:r>
      <w:r w:rsidR="009D1383">
        <w:rPr>
          <w:rFonts w:cs="Arial"/>
        </w:rPr>
        <w:t xml:space="preserve"> after the random sampling of the educational facilities. </w:t>
      </w:r>
      <w:r w:rsidR="00922D63">
        <w:rPr>
          <w:rFonts w:cs="Arial"/>
        </w:rPr>
        <w:t>For each group, f</w:t>
      </w:r>
      <w:r w:rsidR="003F75E2" w:rsidRPr="003F75E2">
        <w:rPr>
          <w:rFonts w:cs="Arial"/>
        </w:rPr>
        <w:t xml:space="preserve">indings will be </w:t>
      </w:r>
      <w:proofErr w:type="spellStart"/>
      <w:r w:rsidR="003F75E2" w:rsidRPr="003F75E2">
        <w:rPr>
          <w:rFonts w:cs="Arial"/>
        </w:rPr>
        <w:t>generalisable</w:t>
      </w:r>
      <w:proofErr w:type="spellEnd"/>
      <w:r w:rsidR="003F75E2" w:rsidRPr="003F75E2">
        <w:rPr>
          <w:rFonts w:cs="Arial"/>
        </w:rPr>
        <w:t xml:space="preserve"> to the response level at a 95% confidence level and </w:t>
      </w:r>
      <w:r w:rsidR="00B073A5">
        <w:rPr>
          <w:rFonts w:cs="Arial"/>
        </w:rPr>
        <w:t>10</w:t>
      </w:r>
      <w:r w:rsidR="003F75E2" w:rsidRPr="003F75E2">
        <w:rPr>
          <w:rFonts w:cs="Arial"/>
        </w:rPr>
        <w:t>% margin of error.</w:t>
      </w:r>
    </w:p>
    <w:p w14:paraId="14C789D3" w14:textId="6AF39CA3" w:rsidR="00702528" w:rsidRDefault="00EB7B18" w:rsidP="004741D3">
      <w:pPr>
        <w:spacing w:before="120" w:after="0"/>
        <w:rPr>
          <w:rFonts w:cs="Arial"/>
        </w:rPr>
      </w:pPr>
      <w:r w:rsidRPr="005E4B0E">
        <w:rPr>
          <w:rFonts w:cs="Arial"/>
        </w:rPr>
        <w:t>The assessment team will be overseen by a Research Manager a</w:t>
      </w:r>
      <w:r w:rsidR="00F47963" w:rsidRPr="005E4B0E">
        <w:rPr>
          <w:rFonts w:cs="Arial"/>
        </w:rPr>
        <w:t xml:space="preserve">nd Assessment </w:t>
      </w:r>
      <w:r w:rsidRPr="005E4B0E">
        <w:rPr>
          <w:rFonts w:cs="Arial"/>
        </w:rPr>
        <w:t>Officer, and a</w:t>
      </w:r>
      <w:r w:rsidR="00A52F7D">
        <w:rPr>
          <w:rFonts w:cs="Arial"/>
        </w:rPr>
        <w:t xml:space="preserve"> </w:t>
      </w:r>
      <w:r w:rsidRPr="005E4B0E">
        <w:rPr>
          <w:rFonts w:cs="Arial"/>
        </w:rPr>
        <w:t xml:space="preserve">Field Manager. Field teams will be led by a Field Coordinator with support from </w:t>
      </w:r>
      <w:r w:rsidR="00977DC5" w:rsidRPr="005E4B0E">
        <w:rPr>
          <w:rFonts w:cs="Arial"/>
        </w:rPr>
        <w:t>two</w:t>
      </w:r>
      <w:r w:rsidRPr="005E4B0E">
        <w:rPr>
          <w:rFonts w:cs="Arial"/>
        </w:rPr>
        <w:t xml:space="preserve"> Field Assistant</w:t>
      </w:r>
      <w:r w:rsidR="00977DC5" w:rsidRPr="005E4B0E">
        <w:rPr>
          <w:rFonts w:cs="Arial"/>
        </w:rPr>
        <w:t>s</w:t>
      </w:r>
      <w:r w:rsidRPr="005E4B0E">
        <w:rPr>
          <w:rFonts w:cs="Arial"/>
        </w:rPr>
        <w:t>. The</w:t>
      </w:r>
      <w:r w:rsidR="00977DC5" w:rsidRPr="005E4B0E">
        <w:rPr>
          <w:rFonts w:cs="Arial"/>
        </w:rPr>
        <w:t xml:space="preserve"> Field Coordinator will manage </w:t>
      </w:r>
      <w:r w:rsidR="005A5973" w:rsidRPr="005E4B0E">
        <w:rPr>
          <w:rFonts w:cs="Arial"/>
        </w:rPr>
        <w:t>10</w:t>
      </w:r>
      <w:r w:rsidR="00977DC5" w:rsidRPr="005E4B0E">
        <w:rPr>
          <w:rFonts w:cs="Arial"/>
        </w:rPr>
        <w:t xml:space="preserve"> team leaders, </w:t>
      </w:r>
      <w:r w:rsidR="005A5973" w:rsidRPr="005E4B0E">
        <w:rPr>
          <w:rFonts w:cs="Arial"/>
        </w:rPr>
        <w:t>5</w:t>
      </w:r>
      <w:r w:rsidR="00977DC5" w:rsidRPr="005E4B0E">
        <w:rPr>
          <w:rFonts w:cs="Arial"/>
        </w:rPr>
        <w:t xml:space="preserve"> of whom will oversee 8 enumerators</w:t>
      </w:r>
      <w:r w:rsidR="005A5973" w:rsidRPr="005E4B0E">
        <w:rPr>
          <w:rFonts w:cs="Arial"/>
        </w:rPr>
        <w:t xml:space="preserve"> each, split evenly between males and females</w:t>
      </w:r>
      <w:r w:rsidR="00977DC5" w:rsidRPr="005E4B0E">
        <w:rPr>
          <w:rFonts w:cs="Arial"/>
        </w:rPr>
        <w:t>.</w:t>
      </w:r>
      <w:r w:rsidR="005A5973" w:rsidRPr="005E4B0E">
        <w:rPr>
          <w:rFonts w:cs="Arial"/>
        </w:rPr>
        <w:t xml:space="preserve"> The other 5 team leaders will oversee 8</w:t>
      </w:r>
      <w:r w:rsidR="00977DC5" w:rsidRPr="005E4B0E">
        <w:rPr>
          <w:rFonts w:cs="Arial"/>
        </w:rPr>
        <w:t xml:space="preserve"> </w:t>
      </w:r>
      <w:r w:rsidR="005A5973" w:rsidRPr="005E4B0E">
        <w:rPr>
          <w:rFonts w:cs="Arial"/>
        </w:rPr>
        <w:t>security assistants</w:t>
      </w:r>
      <w:r w:rsidR="00977DC5" w:rsidRPr="005E4B0E">
        <w:rPr>
          <w:rFonts w:cs="Arial"/>
        </w:rPr>
        <w:t xml:space="preserve"> </w:t>
      </w:r>
      <w:r w:rsidR="005A5973" w:rsidRPr="005E4B0E">
        <w:rPr>
          <w:rFonts w:cs="Arial"/>
        </w:rPr>
        <w:t>(all male), who will partner with enumerators to minimise security risk/harassment.</w:t>
      </w:r>
    </w:p>
    <w:p w14:paraId="1ECD0C4F" w14:textId="77777777" w:rsidR="00BD101E" w:rsidRDefault="00BD101E" w:rsidP="004741D3">
      <w:pPr>
        <w:spacing w:before="120" w:after="0"/>
        <w:rPr>
          <w:rFonts w:cs="Arial"/>
        </w:rPr>
      </w:pPr>
    </w:p>
    <w:p w14:paraId="17001219" w14:textId="7BE24E43" w:rsidR="00953A4F" w:rsidRPr="006236F9" w:rsidRDefault="00684F22" w:rsidP="004741D3">
      <w:pPr>
        <w:spacing w:before="120" w:after="0"/>
        <w:rPr>
          <w:rFonts w:cs="Arial"/>
          <w:b/>
          <w:bCs/>
        </w:rPr>
      </w:pPr>
      <w:r>
        <w:rPr>
          <w:rFonts w:cs="Arial"/>
          <w:b/>
          <w:bCs/>
        </w:rPr>
        <w:t xml:space="preserve">Table 1: </w:t>
      </w:r>
      <w:r w:rsidR="00953A4F" w:rsidRPr="006236F9">
        <w:rPr>
          <w:rFonts w:cs="Arial"/>
          <w:b/>
          <w:bCs/>
        </w:rPr>
        <w:t>Sampling Framework</w:t>
      </w:r>
      <w:r w:rsidR="00C21095">
        <w:rPr>
          <w:rFonts w:cs="Arial"/>
          <w:b/>
          <w:bCs/>
        </w:rPr>
        <w:t xml:space="preserve"> for </w:t>
      </w:r>
      <w:r w:rsidR="00F1706C">
        <w:rPr>
          <w:rFonts w:cs="Arial"/>
          <w:b/>
          <w:bCs/>
        </w:rPr>
        <w:t>household</w:t>
      </w:r>
      <w:r w:rsidR="00C21095">
        <w:rPr>
          <w:rFonts w:cs="Arial"/>
          <w:b/>
          <w:bCs/>
        </w:rPr>
        <w:t xml:space="preserve"> surveys</w:t>
      </w:r>
    </w:p>
    <w:tbl>
      <w:tblPr>
        <w:tblStyle w:val="PlainTable5"/>
        <w:tblpPr w:leftFromText="180" w:rightFromText="180" w:vertAnchor="text" w:horzAnchor="margin" w:tblpY="108"/>
        <w:tblW w:w="9639" w:type="dxa"/>
        <w:tblLayout w:type="fixed"/>
        <w:tblLook w:val="04A0" w:firstRow="1" w:lastRow="0" w:firstColumn="1" w:lastColumn="0" w:noHBand="0" w:noVBand="1"/>
      </w:tblPr>
      <w:tblGrid>
        <w:gridCol w:w="1276"/>
        <w:gridCol w:w="2082"/>
        <w:gridCol w:w="2082"/>
        <w:gridCol w:w="2215"/>
        <w:gridCol w:w="1984"/>
      </w:tblGrid>
      <w:tr w:rsidR="00C27909" w:rsidRPr="002307E0" w14:paraId="2D054BC3" w14:textId="77777777" w:rsidTr="009F6DB5">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0" w:type="dxa"/>
            <w:tcBorders>
              <w:bottom w:val="single" w:sz="4" w:space="0" w:color="EE5859"/>
            </w:tcBorders>
            <w:noWrap/>
            <w:hideMark/>
          </w:tcPr>
          <w:p w14:paraId="4B0998AA" w14:textId="77777777" w:rsidR="00C27909" w:rsidRPr="002307E0" w:rsidRDefault="00C27909" w:rsidP="00CF0C55">
            <w:pPr>
              <w:spacing w:after="0" w:line="240" w:lineRule="auto"/>
              <w:jc w:val="left"/>
              <w:rPr>
                <w:rFonts w:eastAsia="Times New Roman" w:cs="Calibri"/>
                <w:b/>
                <w:bCs/>
                <w:color w:val="000000"/>
                <w:lang w:val="en-US"/>
              </w:rPr>
            </w:pPr>
            <w:proofErr w:type="spellStart"/>
            <w:r w:rsidRPr="002307E0">
              <w:rPr>
                <w:rFonts w:eastAsia="Times New Roman" w:cs="Calibri"/>
                <w:b/>
                <w:bCs/>
                <w:color w:val="000000"/>
                <w:lang w:val="en-US"/>
              </w:rPr>
              <w:t>Upazila</w:t>
            </w:r>
            <w:proofErr w:type="spellEnd"/>
          </w:p>
        </w:tc>
        <w:tc>
          <w:tcPr>
            <w:tcW w:w="0" w:type="dxa"/>
            <w:tcBorders>
              <w:bottom w:val="single" w:sz="4" w:space="0" w:color="EE5859"/>
            </w:tcBorders>
            <w:shd w:val="clear" w:color="auto" w:fill="auto"/>
            <w:noWrap/>
            <w:hideMark/>
          </w:tcPr>
          <w:p w14:paraId="4A329184" w14:textId="08C42D08" w:rsidR="00C27909" w:rsidRPr="002307E0" w:rsidRDefault="00C27909" w:rsidP="009F6DB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b/>
                <w:bCs/>
                <w:color w:val="000000"/>
                <w:lang w:val="en-US"/>
              </w:rPr>
            </w:pPr>
            <w:r>
              <w:rPr>
                <w:rFonts w:eastAsia="Times New Roman" w:cs="Calibri"/>
                <w:b/>
                <w:bCs/>
                <w:color w:val="000000"/>
                <w:lang w:val="en-US"/>
              </w:rPr>
              <w:t>Bangladeshi Population</w:t>
            </w:r>
          </w:p>
        </w:tc>
        <w:tc>
          <w:tcPr>
            <w:tcW w:w="0" w:type="dxa"/>
            <w:tcBorders>
              <w:bottom w:val="single" w:sz="4" w:space="0" w:color="EE5859"/>
              <w:right w:val="single" w:sz="4" w:space="0" w:color="EE5859"/>
            </w:tcBorders>
            <w:shd w:val="clear" w:color="auto" w:fill="auto"/>
            <w:noWrap/>
            <w:hideMark/>
          </w:tcPr>
          <w:p w14:paraId="1105540A" w14:textId="6DB2F770" w:rsidR="00C27909" w:rsidRPr="002307E0" w:rsidRDefault="00C27909" w:rsidP="009F6DB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b/>
                <w:bCs/>
                <w:color w:val="000000"/>
                <w:lang w:val="en-US"/>
              </w:rPr>
            </w:pPr>
            <w:r>
              <w:rPr>
                <w:rFonts w:eastAsia="Times New Roman" w:cs="Calibri"/>
                <w:b/>
                <w:bCs/>
                <w:color w:val="000000"/>
                <w:lang w:val="en-US"/>
              </w:rPr>
              <w:t>Bangladeshi</w:t>
            </w:r>
            <w:r w:rsidRPr="008E0938">
              <w:rPr>
                <w:rFonts w:eastAsia="Times New Roman" w:cs="Calibri"/>
                <w:b/>
                <w:bCs/>
                <w:color w:val="000000"/>
                <w:lang w:val="en-US"/>
              </w:rPr>
              <w:t xml:space="preserve"> </w:t>
            </w:r>
            <w:r w:rsidRPr="002307E0">
              <w:rPr>
                <w:rFonts w:eastAsia="Times New Roman" w:cs="Calibri"/>
                <w:b/>
                <w:bCs/>
                <w:color w:val="000000"/>
                <w:lang w:val="en-US"/>
              </w:rPr>
              <w:t>Samples</w:t>
            </w:r>
          </w:p>
        </w:tc>
        <w:tc>
          <w:tcPr>
            <w:tcW w:w="2215" w:type="dxa"/>
            <w:tcBorders>
              <w:left w:val="single" w:sz="4" w:space="0" w:color="EE5859"/>
              <w:bottom w:val="single" w:sz="4" w:space="0" w:color="EE5859"/>
            </w:tcBorders>
            <w:shd w:val="clear" w:color="auto" w:fill="auto"/>
            <w:noWrap/>
            <w:hideMark/>
          </w:tcPr>
          <w:p w14:paraId="1475CA5E" w14:textId="0CA3E025" w:rsidR="00C27909" w:rsidRPr="002307E0" w:rsidRDefault="00C27909" w:rsidP="009F6DB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b/>
                <w:bCs/>
                <w:color w:val="000000"/>
                <w:lang w:val="en-US"/>
              </w:rPr>
            </w:pPr>
            <w:proofErr w:type="spellStart"/>
            <w:r>
              <w:rPr>
                <w:rFonts w:eastAsia="Times New Roman" w:cs="Calibri"/>
                <w:b/>
                <w:bCs/>
                <w:color w:val="000000"/>
                <w:lang w:val="en-US"/>
              </w:rPr>
              <w:t>Rohingya</w:t>
            </w:r>
            <w:proofErr w:type="spellEnd"/>
            <w:r>
              <w:rPr>
                <w:rFonts w:eastAsia="Times New Roman" w:cs="Calibri"/>
                <w:b/>
                <w:bCs/>
                <w:color w:val="000000"/>
                <w:lang w:val="en-US"/>
              </w:rPr>
              <w:t xml:space="preserve"> Population</w:t>
            </w:r>
          </w:p>
        </w:tc>
        <w:tc>
          <w:tcPr>
            <w:tcW w:w="1984" w:type="dxa"/>
            <w:tcBorders>
              <w:bottom w:val="single" w:sz="4" w:space="0" w:color="EE5859"/>
            </w:tcBorders>
            <w:shd w:val="clear" w:color="auto" w:fill="auto"/>
            <w:noWrap/>
            <w:hideMark/>
          </w:tcPr>
          <w:p w14:paraId="05E13D9C" w14:textId="4CA99931" w:rsidR="00C27909" w:rsidRPr="002307E0" w:rsidRDefault="00C27909" w:rsidP="009F6DB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Calibri"/>
                <w:b/>
                <w:bCs/>
                <w:color w:val="000000"/>
                <w:lang w:val="en-US"/>
              </w:rPr>
            </w:pPr>
            <w:proofErr w:type="spellStart"/>
            <w:r>
              <w:rPr>
                <w:rFonts w:eastAsia="Times New Roman" w:cs="Calibri"/>
                <w:b/>
                <w:bCs/>
                <w:color w:val="000000"/>
                <w:lang w:val="en-US"/>
              </w:rPr>
              <w:t>Rohingya</w:t>
            </w:r>
            <w:proofErr w:type="spellEnd"/>
            <w:r w:rsidRPr="008E0938">
              <w:rPr>
                <w:rFonts w:eastAsia="Times New Roman" w:cs="Calibri"/>
                <w:b/>
                <w:bCs/>
                <w:color w:val="000000"/>
                <w:lang w:val="en-US"/>
              </w:rPr>
              <w:t xml:space="preserve"> </w:t>
            </w:r>
            <w:r w:rsidRPr="002307E0">
              <w:rPr>
                <w:rFonts w:eastAsia="Times New Roman" w:cs="Calibri"/>
                <w:b/>
                <w:bCs/>
                <w:color w:val="000000"/>
                <w:lang w:val="en-US"/>
              </w:rPr>
              <w:t>Samples</w:t>
            </w:r>
          </w:p>
        </w:tc>
      </w:tr>
      <w:tr w:rsidR="004C606B" w:rsidRPr="006E2E7A" w14:paraId="20914A8B" w14:textId="77777777" w:rsidTr="00C27909">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EE5859"/>
              <w:right w:val="single" w:sz="4" w:space="0" w:color="EE5859"/>
            </w:tcBorders>
            <w:noWrap/>
          </w:tcPr>
          <w:p w14:paraId="3F383342" w14:textId="77777777" w:rsidR="00C27909" w:rsidRPr="006E2E7A" w:rsidRDefault="00C27909" w:rsidP="00CF0C55">
            <w:pPr>
              <w:spacing w:after="0" w:line="240" w:lineRule="auto"/>
              <w:jc w:val="left"/>
              <w:rPr>
                <w:rFonts w:eastAsia="Times New Roman" w:cs="Calibri"/>
                <w:b/>
                <w:color w:val="000000"/>
                <w:lang w:val="en-US"/>
              </w:rPr>
            </w:pPr>
            <w:r w:rsidRPr="006E2E7A">
              <w:rPr>
                <w:rFonts w:eastAsia="Times New Roman" w:cs="Calibri"/>
                <w:b/>
                <w:color w:val="000000"/>
                <w:lang w:val="en-US"/>
              </w:rPr>
              <w:t>Total</w:t>
            </w:r>
          </w:p>
        </w:tc>
        <w:tc>
          <w:tcPr>
            <w:tcW w:w="2082" w:type="dxa"/>
            <w:tcBorders>
              <w:top w:val="single" w:sz="4" w:space="0" w:color="EE5859"/>
              <w:left w:val="single" w:sz="4" w:space="0" w:color="EE5859"/>
            </w:tcBorders>
            <w:shd w:val="clear" w:color="auto" w:fill="FBDDDD"/>
            <w:noWrap/>
          </w:tcPr>
          <w:p w14:paraId="6A134663" w14:textId="33E16869" w:rsidR="00C27909" w:rsidRPr="006E2E7A"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83,900</w:t>
            </w:r>
          </w:p>
        </w:tc>
        <w:tc>
          <w:tcPr>
            <w:tcW w:w="2082" w:type="dxa"/>
            <w:tcBorders>
              <w:top w:val="single" w:sz="4" w:space="0" w:color="EE5859"/>
              <w:right w:val="single" w:sz="4" w:space="0" w:color="EE5859"/>
            </w:tcBorders>
            <w:shd w:val="clear" w:color="auto" w:fill="FBDDDD"/>
            <w:noWrap/>
          </w:tcPr>
          <w:p w14:paraId="008034E3" w14:textId="7161139C" w:rsidR="00C27909" w:rsidRPr="006E2E7A"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b/>
                <w:color w:val="000000"/>
                <w:lang w:val="en-US"/>
              </w:rPr>
            </w:pPr>
            <w:r>
              <w:rPr>
                <w:rFonts w:eastAsia="Times New Roman" w:cs="Calibri"/>
                <w:b/>
                <w:color w:val="000000"/>
                <w:lang w:val="en-US"/>
              </w:rPr>
              <w:t>200</w:t>
            </w:r>
          </w:p>
        </w:tc>
        <w:tc>
          <w:tcPr>
            <w:tcW w:w="2215" w:type="dxa"/>
            <w:tcBorders>
              <w:top w:val="single" w:sz="4" w:space="0" w:color="EE5859"/>
              <w:left w:val="single" w:sz="4" w:space="0" w:color="EE5859"/>
            </w:tcBorders>
            <w:shd w:val="clear" w:color="auto" w:fill="FBDDDD"/>
            <w:noWrap/>
          </w:tcPr>
          <w:p w14:paraId="517991AD" w14:textId="12BE65A8" w:rsidR="00C27909" w:rsidRPr="006E2E7A" w:rsidRDefault="002E26D6"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b/>
                <w:color w:val="000000"/>
                <w:lang w:val="en-US"/>
              </w:rPr>
            </w:pPr>
            <w:r>
              <w:rPr>
                <w:rFonts w:eastAsia="Times New Roman" w:cs="Calibri"/>
                <w:color w:val="000000"/>
                <w:lang w:val="en-US"/>
              </w:rPr>
              <w:t>860,494</w:t>
            </w:r>
          </w:p>
        </w:tc>
        <w:tc>
          <w:tcPr>
            <w:tcW w:w="1984" w:type="dxa"/>
            <w:tcBorders>
              <w:top w:val="single" w:sz="4" w:space="0" w:color="EE5859"/>
            </w:tcBorders>
            <w:shd w:val="clear" w:color="auto" w:fill="FBDDDD"/>
            <w:noWrap/>
          </w:tcPr>
          <w:p w14:paraId="3FD66FF1" w14:textId="320933D1" w:rsidR="00C27909" w:rsidRPr="006E2E7A"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b/>
                <w:color w:val="000000"/>
                <w:lang w:val="en-US"/>
              </w:rPr>
            </w:pPr>
            <w:r>
              <w:rPr>
                <w:rFonts w:eastAsia="Times New Roman" w:cs="Calibri"/>
                <w:b/>
                <w:color w:val="000000"/>
                <w:lang w:val="en-US"/>
              </w:rPr>
              <w:t>200</w:t>
            </w:r>
          </w:p>
        </w:tc>
      </w:tr>
      <w:tr w:rsidR="004C606B" w:rsidRPr="002307E0" w14:paraId="08EDD67D" w14:textId="77777777" w:rsidTr="002E26D6">
        <w:trPr>
          <w:trHeight w:val="33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EE5859"/>
              <w:right w:val="single" w:sz="4" w:space="0" w:color="EE5859"/>
            </w:tcBorders>
            <w:noWrap/>
            <w:hideMark/>
          </w:tcPr>
          <w:p w14:paraId="00E56FBF" w14:textId="50C37BB4" w:rsidR="00C27909" w:rsidRPr="002307E0" w:rsidRDefault="00C27909" w:rsidP="00CF0C55">
            <w:pPr>
              <w:spacing w:after="0" w:line="240" w:lineRule="auto"/>
              <w:jc w:val="left"/>
              <w:rPr>
                <w:rFonts w:eastAsia="Times New Roman" w:cs="Calibri"/>
                <w:color w:val="000000"/>
                <w:lang w:val="en-US"/>
              </w:rPr>
            </w:pPr>
            <w:proofErr w:type="spellStart"/>
            <w:r>
              <w:rPr>
                <w:rFonts w:eastAsia="Times New Roman" w:cs="Calibri"/>
                <w:color w:val="000000"/>
                <w:lang w:val="en-US"/>
              </w:rPr>
              <w:t>Teknaf</w:t>
            </w:r>
            <w:proofErr w:type="spellEnd"/>
          </w:p>
        </w:tc>
        <w:tc>
          <w:tcPr>
            <w:tcW w:w="2082" w:type="dxa"/>
            <w:tcBorders>
              <w:top w:val="single" w:sz="4" w:space="0" w:color="EE5859"/>
              <w:left w:val="single" w:sz="4" w:space="0" w:color="EE5859"/>
            </w:tcBorders>
            <w:shd w:val="clear" w:color="auto" w:fill="auto"/>
            <w:noWrap/>
            <w:hideMark/>
          </w:tcPr>
          <w:p w14:paraId="7CFC9D2B" w14:textId="343A4EC5" w:rsidR="00C27909" w:rsidRPr="002307E0" w:rsidRDefault="00C27909" w:rsidP="00CF0C5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val="en-US"/>
              </w:rPr>
            </w:pPr>
            <w:r w:rsidRPr="00C27909">
              <w:rPr>
                <w:rFonts w:eastAsia="Times New Roman" w:cs="Calibri"/>
                <w:color w:val="000000"/>
                <w:lang w:val="en-US"/>
              </w:rPr>
              <w:t>45</w:t>
            </w:r>
            <w:r>
              <w:rPr>
                <w:rFonts w:eastAsia="Times New Roman" w:cs="Calibri"/>
                <w:color w:val="000000"/>
                <w:lang w:val="en-US"/>
              </w:rPr>
              <w:t>,</w:t>
            </w:r>
            <w:r w:rsidRPr="00C27909">
              <w:rPr>
                <w:rFonts w:eastAsia="Times New Roman" w:cs="Calibri"/>
                <w:color w:val="000000"/>
                <w:lang w:val="en-US"/>
              </w:rPr>
              <w:t>159</w:t>
            </w:r>
          </w:p>
        </w:tc>
        <w:tc>
          <w:tcPr>
            <w:tcW w:w="2082" w:type="dxa"/>
            <w:tcBorders>
              <w:top w:val="single" w:sz="4" w:space="0" w:color="EE5859"/>
              <w:right w:val="single" w:sz="4" w:space="0" w:color="EE5859"/>
            </w:tcBorders>
            <w:shd w:val="clear" w:color="auto" w:fill="auto"/>
            <w:noWrap/>
            <w:hideMark/>
          </w:tcPr>
          <w:p w14:paraId="02266FF7" w14:textId="3BECA239" w:rsidR="00C27909" w:rsidRPr="002307E0" w:rsidRDefault="00C27909" w:rsidP="00CF0C5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100</w:t>
            </w:r>
          </w:p>
        </w:tc>
        <w:tc>
          <w:tcPr>
            <w:tcW w:w="2215" w:type="dxa"/>
            <w:tcBorders>
              <w:top w:val="single" w:sz="4" w:space="0" w:color="EE5859"/>
              <w:left w:val="single" w:sz="4" w:space="0" w:color="EE5859"/>
            </w:tcBorders>
            <w:shd w:val="clear" w:color="auto" w:fill="auto"/>
            <w:noWrap/>
            <w:hideMark/>
          </w:tcPr>
          <w:p w14:paraId="17A2009E" w14:textId="0A419507" w:rsidR="00C27909" w:rsidRPr="002307E0" w:rsidRDefault="00C27909" w:rsidP="00CF0C5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159,409</w:t>
            </w:r>
          </w:p>
        </w:tc>
        <w:tc>
          <w:tcPr>
            <w:tcW w:w="1984" w:type="dxa"/>
            <w:tcBorders>
              <w:top w:val="single" w:sz="4" w:space="0" w:color="EE5859"/>
            </w:tcBorders>
            <w:shd w:val="clear" w:color="auto" w:fill="auto"/>
            <w:noWrap/>
            <w:hideMark/>
          </w:tcPr>
          <w:p w14:paraId="3CFE757B" w14:textId="7196A879" w:rsidR="00C27909" w:rsidRPr="002307E0" w:rsidRDefault="00C27909" w:rsidP="00CF0C5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100</w:t>
            </w:r>
          </w:p>
        </w:tc>
      </w:tr>
      <w:tr w:rsidR="009F6DB5" w:rsidRPr="002307E0" w14:paraId="666C710D" w14:textId="77777777" w:rsidTr="009F6DB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EE5859"/>
            </w:tcBorders>
            <w:noWrap/>
            <w:hideMark/>
          </w:tcPr>
          <w:p w14:paraId="274A34FB" w14:textId="6D514801" w:rsidR="00C27909" w:rsidRPr="002307E0" w:rsidRDefault="00C27909" w:rsidP="00CF0C55">
            <w:pPr>
              <w:spacing w:after="0" w:line="240" w:lineRule="auto"/>
              <w:jc w:val="left"/>
              <w:rPr>
                <w:rFonts w:eastAsia="Times New Roman" w:cs="Calibri"/>
                <w:color w:val="000000"/>
                <w:lang w:val="en-US"/>
              </w:rPr>
            </w:pPr>
            <w:proofErr w:type="spellStart"/>
            <w:r>
              <w:rPr>
                <w:rFonts w:eastAsia="Times New Roman" w:cs="Calibri"/>
                <w:color w:val="000000"/>
                <w:lang w:val="en-US"/>
              </w:rPr>
              <w:t>Ukhiya</w:t>
            </w:r>
            <w:proofErr w:type="spellEnd"/>
          </w:p>
        </w:tc>
        <w:tc>
          <w:tcPr>
            <w:tcW w:w="0" w:type="dxa"/>
            <w:tcBorders>
              <w:left w:val="single" w:sz="4" w:space="0" w:color="EE5859"/>
            </w:tcBorders>
            <w:shd w:val="clear" w:color="auto" w:fill="FBDDDD" w:themeFill="accent1" w:themeFillTint="33"/>
            <w:noWrap/>
            <w:hideMark/>
          </w:tcPr>
          <w:p w14:paraId="64DF442B" w14:textId="00184991" w:rsidR="00C27909" w:rsidRPr="002307E0"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val="en-US"/>
              </w:rPr>
            </w:pPr>
            <w:r w:rsidRPr="00C27909">
              <w:rPr>
                <w:rFonts w:eastAsia="Times New Roman" w:cs="Calibri"/>
                <w:color w:val="000000"/>
                <w:lang w:val="en-US"/>
              </w:rPr>
              <w:t>37</w:t>
            </w:r>
            <w:r>
              <w:rPr>
                <w:rFonts w:eastAsia="Times New Roman" w:cs="Calibri"/>
                <w:color w:val="000000"/>
                <w:lang w:val="en-US"/>
              </w:rPr>
              <w:t>,</w:t>
            </w:r>
            <w:r w:rsidRPr="00C27909">
              <w:rPr>
                <w:rFonts w:eastAsia="Times New Roman" w:cs="Calibri"/>
                <w:color w:val="000000"/>
                <w:lang w:val="en-US"/>
              </w:rPr>
              <w:t>940</w:t>
            </w:r>
          </w:p>
        </w:tc>
        <w:tc>
          <w:tcPr>
            <w:tcW w:w="0" w:type="dxa"/>
            <w:tcBorders>
              <w:right w:val="single" w:sz="4" w:space="0" w:color="EE5859"/>
            </w:tcBorders>
            <w:shd w:val="clear" w:color="auto" w:fill="FBDDDD" w:themeFill="accent1" w:themeFillTint="33"/>
            <w:noWrap/>
            <w:hideMark/>
          </w:tcPr>
          <w:p w14:paraId="64470E4B" w14:textId="3ECADF85" w:rsidR="00C27909" w:rsidRPr="002307E0"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100</w:t>
            </w:r>
          </w:p>
        </w:tc>
        <w:tc>
          <w:tcPr>
            <w:tcW w:w="2215" w:type="dxa"/>
            <w:tcBorders>
              <w:left w:val="single" w:sz="4" w:space="0" w:color="EE5859"/>
            </w:tcBorders>
            <w:shd w:val="clear" w:color="auto" w:fill="FBDDDD" w:themeFill="accent1" w:themeFillTint="33"/>
            <w:noWrap/>
            <w:hideMark/>
          </w:tcPr>
          <w:p w14:paraId="14FC49EF" w14:textId="45F2426D" w:rsidR="00C27909" w:rsidRPr="002307E0"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701,085</w:t>
            </w:r>
          </w:p>
        </w:tc>
        <w:tc>
          <w:tcPr>
            <w:tcW w:w="1984" w:type="dxa"/>
            <w:shd w:val="clear" w:color="auto" w:fill="FBDDDD" w:themeFill="accent1" w:themeFillTint="33"/>
            <w:noWrap/>
            <w:hideMark/>
          </w:tcPr>
          <w:p w14:paraId="2DAD24E0" w14:textId="723796EB" w:rsidR="00C27909" w:rsidRPr="002307E0" w:rsidRDefault="00C27909" w:rsidP="00CF0C5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lang w:val="en-US"/>
              </w:rPr>
            </w:pPr>
            <w:r>
              <w:rPr>
                <w:rFonts w:eastAsia="Times New Roman" w:cs="Calibri"/>
                <w:color w:val="000000"/>
                <w:lang w:val="en-US"/>
              </w:rPr>
              <w:t>100</w:t>
            </w:r>
          </w:p>
        </w:tc>
      </w:tr>
    </w:tbl>
    <w:p w14:paraId="22E2CC63" w14:textId="77777777" w:rsidR="002828DE" w:rsidRPr="005E4B0E" w:rsidRDefault="002828DE" w:rsidP="004741D3">
      <w:pPr>
        <w:spacing w:before="120" w:after="0"/>
        <w:rPr>
          <w:rFonts w:cs="Arial"/>
          <w:highlight w:val="yellow"/>
        </w:rPr>
      </w:pPr>
    </w:p>
    <w:p w14:paraId="77DA77D5" w14:textId="64721330" w:rsidR="004741D3" w:rsidRDefault="003F75E2" w:rsidP="004741D3">
      <w:pPr>
        <w:spacing w:before="120" w:after="0"/>
        <w:rPr>
          <w:rFonts w:cs="Arial"/>
          <w:i/>
          <w:iCs/>
        </w:rPr>
      </w:pPr>
      <w:r>
        <w:rPr>
          <w:rFonts w:cs="Arial"/>
          <w:i/>
          <w:iCs/>
        </w:rPr>
        <w:t>Qualitative</w:t>
      </w:r>
      <w:r w:rsidR="00AC1AA8">
        <w:rPr>
          <w:rFonts w:cs="Arial"/>
          <w:i/>
          <w:iCs/>
        </w:rPr>
        <w:t xml:space="preserve"> methods</w:t>
      </w:r>
    </w:p>
    <w:p w14:paraId="0BD437D2" w14:textId="09CFCB8B" w:rsidR="004904C9" w:rsidRDefault="003F75E2" w:rsidP="0046682F">
      <w:pPr>
        <w:spacing w:before="120" w:after="0"/>
        <w:rPr>
          <w:rFonts w:cs="Arial"/>
        </w:rPr>
      </w:pPr>
      <w:r>
        <w:rPr>
          <w:rFonts w:cs="Arial"/>
        </w:rPr>
        <w:t>FGDs and KIIs will f</w:t>
      </w:r>
      <w:r w:rsidRPr="003F75E2">
        <w:rPr>
          <w:rFonts w:cs="Arial"/>
        </w:rPr>
        <w:t xml:space="preserve">ocus on the effectiveness of the response, bottlenecks in the implementation of LCFA and equitable access to educational services, needs and barriers for marginalised </w:t>
      </w:r>
      <w:del w:id="133" w:author="Juliette Cohen" w:date="2020-10-12T18:34:00Z">
        <w:r w:rsidRPr="003F75E2" w:rsidDel="00913B0C">
          <w:rPr>
            <w:rFonts w:cs="Arial"/>
          </w:rPr>
          <w:delText>children</w:delText>
        </w:r>
      </w:del>
      <w:ins w:id="134" w:author="Juliette Cohen" w:date="2020-10-12T18:34:00Z">
        <w:r w:rsidR="00913B0C">
          <w:rPr>
            <w:rFonts w:cs="Arial"/>
          </w:rPr>
          <w:t>children/youths</w:t>
        </w:r>
      </w:ins>
      <w:r w:rsidRPr="003F75E2">
        <w:rPr>
          <w:rFonts w:cs="Arial"/>
        </w:rPr>
        <w:t xml:space="preserve"> such as </w:t>
      </w:r>
      <w:r w:rsidR="004904C9">
        <w:rPr>
          <w:rFonts w:cs="Arial"/>
        </w:rPr>
        <w:t xml:space="preserve">girls, </w:t>
      </w:r>
      <w:del w:id="135" w:author="Juliette Cohen" w:date="2020-10-12T18:34:00Z">
        <w:r w:rsidRPr="003F75E2" w:rsidDel="00913B0C">
          <w:rPr>
            <w:rFonts w:cs="Arial"/>
          </w:rPr>
          <w:delText>children</w:delText>
        </w:r>
      </w:del>
      <w:ins w:id="136" w:author="Juliette Cohen" w:date="2020-10-12T18:34:00Z">
        <w:r w:rsidR="00913B0C">
          <w:rPr>
            <w:rFonts w:cs="Arial"/>
          </w:rPr>
          <w:t>children/youths</w:t>
        </w:r>
      </w:ins>
      <w:r w:rsidRPr="003F75E2">
        <w:rPr>
          <w:rFonts w:cs="Arial"/>
        </w:rPr>
        <w:t xml:space="preserve"> with disabilities or </w:t>
      </w:r>
      <w:del w:id="137" w:author="Juliette Cohen" w:date="2020-10-12T18:34:00Z">
        <w:r w:rsidRPr="003F75E2" w:rsidDel="00913B0C">
          <w:rPr>
            <w:rFonts w:cs="Arial"/>
          </w:rPr>
          <w:delText>children</w:delText>
        </w:r>
      </w:del>
      <w:ins w:id="138" w:author="Juliette Cohen" w:date="2020-10-12T18:34:00Z">
        <w:r w:rsidR="00913B0C">
          <w:rPr>
            <w:rFonts w:cs="Arial"/>
          </w:rPr>
          <w:t>children/youths</w:t>
        </w:r>
      </w:ins>
      <w:r w:rsidRPr="003F75E2">
        <w:rPr>
          <w:rFonts w:cs="Arial"/>
        </w:rPr>
        <w:t xml:space="preserve"> with non-binary gender identities</w:t>
      </w:r>
      <w:r>
        <w:rPr>
          <w:rFonts w:cs="Arial"/>
        </w:rPr>
        <w:t xml:space="preserve">. </w:t>
      </w:r>
      <w:r w:rsidR="004904C9">
        <w:rPr>
          <w:rFonts w:cs="Arial"/>
        </w:rPr>
        <w:t xml:space="preserve">These components will also look at the learning opportunities affected by COVID-19. </w:t>
      </w:r>
    </w:p>
    <w:p w14:paraId="0AEB5B2F" w14:textId="006187CD" w:rsidR="004904C9" w:rsidRDefault="00076D44" w:rsidP="0046682F">
      <w:pPr>
        <w:spacing w:before="120" w:after="0"/>
        <w:rPr>
          <w:rFonts w:cs="Arial"/>
        </w:rPr>
      </w:pPr>
      <w:r>
        <w:rPr>
          <w:rFonts w:cs="Arial"/>
        </w:rPr>
        <w:t xml:space="preserve">Twenty </w:t>
      </w:r>
      <w:r w:rsidR="004904C9">
        <w:rPr>
          <w:rFonts w:cs="Arial"/>
        </w:rPr>
        <w:t xml:space="preserve">Focus Group Discussions are planned to be conducted </w:t>
      </w:r>
      <w:r>
        <w:rPr>
          <w:rFonts w:cs="Arial"/>
        </w:rPr>
        <w:t>with the following groups:</w:t>
      </w:r>
      <w:r w:rsidR="004904C9">
        <w:rPr>
          <w:rFonts w:cs="Arial"/>
        </w:rPr>
        <w:t xml:space="preserve"> </w:t>
      </w:r>
      <w:r w:rsidR="004904C9" w:rsidRPr="004904C9">
        <w:rPr>
          <w:rFonts w:cs="Arial"/>
        </w:rPr>
        <w:t xml:space="preserve">Bangladeshi caregivers, </w:t>
      </w:r>
      <w:proofErr w:type="spellStart"/>
      <w:r w:rsidR="004904C9" w:rsidRPr="004904C9">
        <w:rPr>
          <w:rFonts w:cs="Arial"/>
        </w:rPr>
        <w:t>Rohingya</w:t>
      </w:r>
      <w:proofErr w:type="spellEnd"/>
      <w:r w:rsidR="004904C9" w:rsidRPr="004904C9">
        <w:rPr>
          <w:rFonts w:cs="Arial"/>
        </w:rPr>
        <w:t xml:space="preserve"> caregivers, caregivers of </w:t>
      </w:r>
      <w:del w:id="139" w:author="Juliette Cohen" w:date="2020-10-12T18:34:00Z">
        <w:r w:rsidR="004904C9" w:rsidRPr="004904C9" w:rsidDel="00913B0C">
          <w:rPr>
            <w:rFonts w:cs="Arial"/>
          </w:rPr>
          <w:delText>children</w:delText>
        </w:r>
      </w:del>
      <w:ins w:id="140" w:author="Juliette Cohen" w:date="2020-10-12T18:34:00Z">
        <w:r w:rsidR="00913B0C">
          <w:rPr>
            <w:rFonts w:cs="Arial"/>
          </w:rPr>
          <w:t>children/youths</w:t>
        </w:r>
      </w:ins>
      <w:r w:rsidR="004904C9" w:rsidRPr="004904C9">
        <w:rPr>
          <w:rFonts w:cs="Arial"/>
        </w:rPr>
        <w:t xml:space="preserve"> with special needs, </w:t>
      </w:r>
      <w:del w:id="141" w:author="Juliette Cohen" w:date="2020-10-12T18:34:00Z">
        <w:r w:rsidR="004904C9" w:rsidRPr="004904C9" w:rsidDel="00913B0C">
          <w:rPr>
            <w:rFonts w:cs="Arial"/>
          </w:rPr>
          <w:delText>children</w:delText>
        </w:r>
      </w:del>
      <w:ins w:id="142" w:author="Juliette Cohen" w:date="2020-10-12T18:34:00Z">
        <w:r w:rsidR="00913B0C">
          <w:rPr>
            <w:rFonts w:cs="Arial"/>
          </w:rPr>
          <w:t>children/youths</w:t>
        </w:r>
      </w:ins>
      <w:r w:rsidR="004904C9" w:rsidRPr="004904C9">
        <w:rPr>
          <w:rFonts w:cs="Arial"/>
        </w:rPr>
        <w:t xml:space="preserve"> aged 12-</w:t>
      </w:r>
      <w:del w:id="143" w:author="Juliette Cohen [2]" w:date="2020-09-25T16:23:00Z">
        <w:r w:rsidR="004904C9" w:rsidRPr="004904C9" w:rsidDel="0044460A">
          <w:rPr>
            <w:rFonts w:cs="Arial"/>
          </w:rPr>
          <w:delText>14</w:delText>
        </w:r>
      </w:del>
      <w:ins w:id="144" w:author="Juliette Cohen [2]" w:date="2020-09-25T16:23:00Z">
        <w:r w:rsidR="0044460A">
          <w:rPr>
            <w:rFonts w:cs="Arial"/>
          </w:rPr>
          <w:t>24</w:t>
        </w:r>
      </w:ins>
      <w:r w:rsidR="004904C9" w:rsidRPr="004904C9">
        <w:rPr>
          <w:rFonts w:cs="Arial"/>
        </w:rPr>
        <w:t>.</w:t>
      </w:r>
    </w:p>
    <w:p w14:paraId="33918BD7" w14:textId="064008CA" w:rsidR="00F96AA7" w:rsidRDefault="00F1706C" w:rsidP="0046682F">
      <w:pPr>
        <w:spacing w:before="120" w:after="0"/>
        <w:rPr>
          <w:rFonts w:cs="Arial"/>
        </w:rPr>
      </w:pPr>
      <w:r>
        <w:rPr>
          <w:rFonts w:cs="Arial"/>
        </w:rPr>
        <w:t>Twenty</w:t>
      </w:r>
      <w:r w:rsidR="004904C9">
        <w:rPr>
          <w:rFonts w:cs="Arial"/>
        </w:rPr>
        <w:t xml:space="preserve"> Key Informant Interviews </w:t>
      </w:r>
      <w:r w:rsidR="00F96AA7">
        <w:rPr>
          <w:rFonts w:cs="Arial"/>
        </w:rPr>
        <w:t xml:space="preserve">will be conducted targeting the following key groups: </w:t>
      </w:r>
      <w:r w:rsidR="00F96AA7" w:rsidRPr="00F96AA7">
        <w:rPr>
          <w:rFonts w:cs="Arial"/>
        </w:rPr>
        <w:t xml:space="preserve">CBOs supporting vulnerable or marginalised </w:t>
      </w:r>
      <w:del w:id="145" w:author="Juliette Cohen" w:date="2020-10-12T18:34:00Z">
        <w:r w:rsidR="00F96AA7" w:rsidRPr="00F96AA7" w:rsidDel="00913B0C">
          <w:rPr>
            <w:rFonts w:cs="Arial"/>
          </w:rPr>
          <w:delText>children</w:delText>
        </w:r>
      </w:del>
      <w:ins w:id="146" w:author="Juliette Cohen" w:date="2020-10-12T18:34:00Z">
        <w:r w:rsidR="00913B0C">
          <w:rPr>
            <w:rFonts w:cs="Arial"/>
          </w:rPr>
          <w:t>children/youths</w:t>
        </w:r>
      </w:ins>
      <w:r w:rsidR="00F96AA7" w:rsidRPr="00F96AA7">
        <w:rPr>
          <w:rFonts w:cs="Arial"/>
        </w:rPr>
        <w:t xml:space="preserve">, </w:t>
      </w:r>
      <w:del w:id="147" w:author="Juliette Cohen [2]" w:date="2020-11-12T15:18:00Z">
        <w:r w:rsidR="00F96AA7" w:rsidRPr="00F96AA7" w:rsidDel="00C67BB5">
          <w:rPr>
            <w:rFonts w:cs="Arial"/>
          </w:rPr>
          <w:delText xml:space="preserve">community leaders, </w:delText>
        </w:r>
      </w:del>
      <w:r w:rsidR="00F96AA7" w:rsidRPr="00F96AA7">
        <w:rPr>
          <w:rFonts w:cs="Arial"/>
        </w:rPr>
        <w:t>Education NGO implementing partners</w:t>
      </w:r>
      <w:ins w:id="148" w:author="Juliette Cohen [2]" w:date="2020-11-12T15:18:00Z">
        <w:r w:rsidR="00C67BB5">
          <w:rPr>
            <w:rFonts w:cs="Arial"/>
          </w:rPr>
          <w:t xml:space="preserve"> and</w:t>
        </w:r>
      </w:ins>
      <w:bookmarkStart w:id="149" w:name="_GoBack"/>
      <w:bookmarkEnd w:id="149"/>
      <w:del w:id="150" w:author="Juliette Cohen [2]" w:date="2020-11-12T15:18:00Z">
        <w:r w:rsidR="00F96AA7" w:rsidRPr="00F96AA7" w:rsidDel="00C67BB5">
          <w:rPr>
            <w:rFonts w:cs="Arial"/>
          </w:rPr>
          <w:delText>,</w:delText>
        </w:r>
      </w:del>
      <w:r w:rsidR="00F96AA7" w:rsidRPr="00F96AA7">
        <w:rPr>
          <w:rFonts w:cs="Arial"/>
        </w:rPr>
        <w:t xml:space="preserve"> members of Learning </w:t>
      </w:r>
      <w:r w:rsidR="00F96AA7" w:rsidRPr="00F96AA7">
        <w:rPr>
          <w:rFonts w:cs="Arial"/>
        </w:rPr>
        <w:lastRenderedPageBreak/>
        <w:t>Centre Management Committees</w:t>
      </w:r>
      <w:del w:id="151" w:author="Juliette Cohen [2]" w:date="2020-11-12T15:18:00Z">
        <w:r w:rsidR="00F96AA7" w:rsidRPr="00F96AA7" w:rsidDel="00C67BB5">
          <w:rPr>
            <w:rFonts w:cs="Arial"/>
          </w:rPr>
          <w:delText>, camp and governmental authorities (officials from the Ministry of Primary and Mass Education), Camps-in-Charge staff</w:delText>
        </w:r>
      </w:del>
      <w:r w:rsidR="00F96AA7" w:rsidRPr="00F96AA7">
        <w:rPr>
          <w:rFonts w:cs="Arial"/>
        </w:rPr>
        <w:t>.</w:t>
      </w:r>
    </w:p>
    <w:p w14:paraId="3398FBF3" w14:textId="42366ED2" w:rsidR="003F75E2" w:rsidRDefault="003F75E2" w:rsidP="0046682F">
      <w:pPr>
        <w:spacing w:before="120" w:after="0"/>
        <w:rPr>
          <w:rFonts w:cs="Arial"/>
        </w:rPr>
      </w:pPr>
      <w:r w:rsidRPr="003F75E2">
        <w:rPr>
          <w:rFonts w:cs="Arial"/>
        </w:rPr>
        <w:t xml:space="preserve">Findings </w:t>
      </w:r>
      <w:r w:rsidR="00F91F20">
        <w:rPr>
          <w:rFonts w:cs="Arial"/>
        </w:rPr>
        <w:t xml:space="preserve">of the qualitative part of the assessment will </w:t>
      </w:r>
      <w:r w:rsidRPr="003F75E2">
        <w:rPr>
          <w:rFonts w:cs="Arial"/>
        </w:rPr>
        <w:t>contextualise and triangulate findings of quant</w:t>
      </w:r>
      <w:r>
        <w:rPr>
          <w:rFonts w:cs="Arial"/>
        </w:rPr>
        <w:t>itative</w:t>
      </w:r>
      <w:r w:rsidRPr="003F75E2">
        <w:rPr>
          <w:rFonts w:cs="Arial"/>
        </w:rPr>
        <w:t xml:space="preserve"> data collection and SDR</w:t>
      </w:r>
      <w:r>
        <w:rPr>
          <w:rFonts w:cs="Arial"/>
        </w:rPr>
        <w:t xml:space="preserve">. </w:t>
      </w:r>
      <w:r w:rsidRPr="003F75E2">
        <w:rPr>
          <w:rFonts w:cs="Arial"/>
        </w:rPr>
        <w:t xml:space="preserve">To capitalise on the many specialist education organizations working within the </w:t>
      </w:r>
      <w:proofErr w:type="spellStart"/>
      <w:r w:rsidRPr="003F75E2">
        <w:rPr>
          <w:rFonts w:cs="Arial"/>
        </w:rPr>
        <w:t>Rohingya</w:t>
      </w:r>
      <w:proofErr w:type="spellEnd"/>
      <w:r w:rsidRPr="003F75E2">
        <w:rPr>
          <w:rFonts w:cs="Arial"/>
        </w:rPr>
        <w:t xml:space="preserve"> response, implementation of primary data collection tools could be a joint venture between REACH and interested Education Sector partners</w:t>
      </w:r>
      <w:r>
        <w:rPr>
          <w:rFonts w:cs="Arial"/>
        </w:rPr>
        <w:t>.</w:t>
      </w:r>
    </w:p>
    <w:p w14:paraId="12C0BD00" w14:textId="77777777" w:rsidR="00F91F20" w:rsidRDefault="00F91F20" w:rsidP="00D00BB4">
      <w:pPr>
        <w:spacing w:after="0"/>
        <w:rPr>
          <w:rFonts w:cs="Arial"/>
        </w:rPr>
      </w:pPr>
    </w:p>
    <w:p w14:paraId="63D377D1" w14:textId="1ABF1193" w:rsidR="00F47963" w:rsidRDefault="00D00BB4" w:rsidP="00D00BB4">
      <w:pPr>
        <w:spacing w:after="0"/>
        <w:rPr>
          <w:rFonts w:cs="Arial"/>
        </w:rPr>
      </w:pPr>
      <w:r w:rsidRPr="00D00BB4">
        <w:rPr>
          <w:rFonts w:cs="Arial"/>
        </w:rPr>
        <w:t xml:space="preserve">Final research design </w:t>
      </w:r>
      <w:r w:rsidR="00F96AA7">
        <w:rPr>
          <w:rFonts w:cs="Arial"/>
        </w:rPr>
        <w:t>is</w:t>
      </w:r>
      <w:r w:rsidR="00767828" w:rsidRPr="00D00BB4">
        <w:rPr>
          <w:rFonts w:cs="Arial"/>
        </w:rPr>
        <w:t xml:space="preserve"> </w:t>
      </w:r>
      <w:r w:rsidRPr="00D00BB4">
        <w:rPr>
          <w:rFonts w:cs="Arial"/>
        </w:rPr>
        <w:t>subjected to an external ethical review in line with UNICEF’s procedure for ethical standards in research, evaluation, data collection and analysis. Given that REACH does not have a recognised institutional ethical review board (ERB) process</w:t>
      </w:r>
      <w:r w:rsidR="00F96AA7">
        <w:rPr>
          <w:rFonts w:cs="Arial"/>
        </w:rPr>
        <w:t>, REACH will use the institutional review board of the Institute of Health Economics at the University of Dhaka.</w:t>
      </w:r>
    </w:p>
    <w:p w14:paraId="436A1112" w14:textId="09077E6C" w:rsidR="00A52F7D" w:rsidRDefault="00A52F7D" w:rsidP="002B128F">
      <w:pPr>
        <w:spacing w:after="0"/>
        <w:rPr>
          <w:rFonts w:cs="Arial"/>
          <w:b/>
        </w:rPr>
      </w:pPr>
    </w:p>
    <w:p w14:paraId="7F89A376" w14:textId="425D8199" w:rsidR="00A30A80" w:rsidRDefault="00A30A80" w:rsidP="002B128F">
      <w:pPr>
        <w:spacing w:after="0"/>
        <w:rPr>
          <w:rFonts w:cs="Arial"/>
          <w:b/>
        </w:rPr>
      </w:pPr>
      <w:r w:rsidRPr="00F8577D">
        <w:rPr>
          <w:rFonts w:cs="Arial"/>
          <w:i/>
          <w:iCs/>
        </w:rPr>
        <w:t>Contingency plan due to COVID-19</w:t>
      </w:r>
    </w:p>
    <w:p w14:paraId="768AA71F" w14:textId="77777777" w:rsidR="00A30A80" w:rsidRDefault="00A30A80" w:rsidP="002B128F">
      <w:pPr>
        <w:spacing w:after="0"/>
        <w:rPr>
          <w:rFonts w:cs="Arial"/>
        </w:rPr>
      </w:pPr>
    </w:p>
    <w:p w14:paraId="1841AF97" w14:textId="43B2D9D7" w:rsidR="00A30A80" w:rsidRDefault="00A30A80" w:rsidP="002B128F">
      <w:pPr>
        <w:spacing w:after="0"/>
        <w:rPr>
          <w:rFonts w:cs="Arial"/>
        </w:rPr>
      </w:pPr>
      <w:r>
        <w:rPr>
          <w:rFonts w:cs="Arial"/>
        </w:rPr>
        <w:t>If h</w:t>
      </w:r>
      <w:r w:rsidRPr="00F8577D">
        <w:rPr>
          <w:rFonts w:cs="Arial"/>
        </w:rPr>
        <w:t xml:space="preserve">ousehold data collection within camps or </w:t>
      </w:r>
      <w:r w:rsidR="00647D0B">
        <w:rPr>
          <w:rFonts w:cs="Arial"/>
        </w:rPr>
        <w:t>HC</w:t>
      </w:r>
      <w:r w:rsidRPr="00F8577D">
        <w:rPr>
          <w:rFonts w:cs="Arial"/>
        </w:rPr>
        <w:t xml:space="preserve"> is </w:t>
      </w:r>
      <w:r>
        <w:rPr>
          <w:rFonts w:cs="Arial"/>
        </w:rPr>
        <w:t>restricted</w:t>
      </w:r>
      <w:r w:rsidRPr="00F8577D">
        <w:rPr>
          <w:rFonts w:cs="Arial"/>
        </w:rPr>
        <w:t xml:space="preserve"> due to COVID-19 or other restrictions, REACH would plan to conduct a series of FGDs or KIIs to ensure the voices of households are represented</w:t>
      </w:r>
      <w:r>
        <w:rPr>
          <w:rFonts w:cs="Arial"/>
        </w:rPr>
        <w:t xml:space="preserve">. Similarly, if REACH is not able to conduct the planned FGDs in the camps or in the </w:t>
      </w:r>
      <w:r w:rsidR="00647D0B">
        <w:rPr>
          <w:rFonts w:cs="Arial"/>
        </w:rPr>
        <w:t>HC</w:t>
      </w:r>
      <w:r w:rsidR="00B14961">
        <w:rPr>
          <w:rFonts w:cs="Arial"/>
        </w:rPr>
        <w:t>, KIIs could be remotely conducted.</w:t>
      </w:r>
    </w:p>
    <w:p w14:paraId="4E6ED947" w14:textId="3B5DE62D" w:rsidR="00A30A80" w:rsidRDefault="00A30A80" w:rsidP="002B128F">
      <w:pPr>
        <w:spacing w:after="0"/>
        <w:rPr>
          <w:rFonts w:cs="Arial"/>
        </w:rPr>
      </w:pPr>
    </w:p>
    <w:p w14:paraId="1C541E06" w14:textId="77777777" w:rsidR="00BD101E" w:rsidRPr="00F8577D" w:rsidRDefault="00BD101E" w:rsidP="002B128F">
      <w:pPr>
        <w:spacing w:after="0"/>
        <w:rPr>
          <w:rFonts w:cs="Arial"/>
        </w:rPr>
      </w:pPr>
    </w:p>
    <w:p w14:paraId="521149FC" w14:textId="2EEE44E1" w:rsidR="002F7B7E" w:rsidRPr="003500BA" w:rsidRDefault="003C28B9" w:rsidP="00C13447">
      <w:r>
        <w:rPr>
          <w:rStyle w:val="Heading5Char"/>
          <w:color w:val="auto"/>
        </w:rPr>
        <w:t>3.5</w:t>
      </w:r>
      <w:r w:rsidR="00251BCE" w:rsidRPr="00C13447">
        <w:rPr>
          <w:rStyle w:val="Heading5Char"/>
          <w:color w:val="auto"/>
        </w:rPr>
        <w:t>.</w:t>
      </w:r>
      <w:r w:rsidR="00251BCE" w:rsidRPr="003500BA">
        <w:rPr>
          <w:rFonts w:cs="Arial"/>
          <w:b/>
          <w:i/>
        </w:rPr>
        <w:t xml:space="preserve"> </w:t>
      </w:r>
      <w:r w:rsidR="002F7B7E" w:rsidRPr="00C13447">
        <w:rPr>
          <w:rStyle w:val="Heading5Char"/>
          <w:color w:val="auto"/>
        </w:rPr>
        <w:t xml:space="preserve">Data </w:t>
      </w:r>
      <w:r w:rsidR="00CB6AAE" w:rsidRPr="00C13447">
        <w:rPr>
          <w:rStyle w:val="Heading5Char"/>
          <w:color w:val="auto"/>
        </w:rPr>
        <w:t>Processing</w:t>
      </w:r>
      <w:r w:rsidR="00A70CF9" w:rsidRPr="00C13447">
        <w:rPr>
          <w:rStyle w:val="Heading5Char"/>
          <w:color w:val="auto"/>
        </w:rPr>
        <w:t xml:space="preserve"> &amp; </w:t>
      </w:r>
      <w:r w:rsidR="003500BA" w:rsidRPr="003500BA">
        <w:rPr>
          <w:rStyle w:val="Heading5Char"/>
          <w:color w:val="auto"/>
        </w:rPr>
        <w:t>Analysis</w:t>
      </w:r>
    </w:p>
    <w:p w14:paraId="11B7E0B0" w14:textId="760A4A67" w:rsidR="00BE5CE7" w:rsidRDefault="00BE5CE7" w:rsidP="00BC0E70">
      <w:pPr>
        <w:spacing w:after="0"/>
        <w:rPr>
          <w:rFonts w:cs="Arial"/>
        </w:rPr>
      </w:pPr>
      <w:r w:rsidRPr="00BE5CE7">
        <w:rPr>
          <w:rFonts w:cs="Arial"/>
        </w:rPr>
        <w:t xml:space="preserve">All identifying data will be stripped from databases/transcripts prior to analysis and publication. Databases containing potentially identifying data will be password protected with access limited to key staff. Informed consent of participants will be sought and received before the use of all research tools. </w:t>
      </w:r>
    </w:p>
    <w:p w14:paraId="0E16443C" w14:textId="77777777" w:rsidR="00BE5CE7" w:rsidRDefault="00BE5CE7" w:rsidP="00BC0E70">
      <w:pPr>
        <w:spacing w:after="0"/>
        <w:rPr>
          <w:rFonts w:cs="Arial"/>
        </w:rPr>
      </w:pPr>
    </w:p>
    <w:p w14:paraId="5A679516" w14:textId="2DECE27B" w:rsidR="00F67BB5" w:rsidRDefault="00BC0E70" w:rsidP="00BC0E70">
      <w:pPr>
        <w:spacing w:after="0"/>
        <w:rPr>
          <w:rFonts w:cs="Arial"/>
        </w:rPr>
      </w:pPr>
      <w:r w:rsidRPr="005E4B0E">
        <w:rPr>
          <w:rFonts w:cs="Arial"/>
        </w:rPr>
        <w:t xml:space="preserve">Data checking </w:t>
      </w:r>
      <w:r w:rsidR="007679A0" w:rsidRPr="005E4B0E">
        <w:rPr>
          <w:rFonts w:cs="Arial"/>
        </w:rPr>
        <w:t xml:space="preserve">and cleaning of both household and education facility surveys will take place on a daily basis according to </w:t>
      </w:r>
      <w:hyperlink r:id="rId13" w:history="1">
        <w:r w:rsidR="007679A0" w:rsidRPr="00F96AA7">
          <w:rPr>
            <w:rStyle w:val="Hyperlink"/>
            <w:rFonts w:cs="Arial"/>
          </w:rPr>
          <w:t>REACH</w:t>
        </w:r>
        <w:r w:rsidR="00702528" w:rsidRPr="00F96AA7">
          <w:rPr>
            <w:rStyle w:val="Hyperlink"/>
            <w:rFonts w:cs="Arial"/>
          </w:rPr>
          <w:t>’s</w:t>
        </w:r>
        <w:r w:rsidR="007679A0" w:rsidRPr="00F96AA7">
          <w:rPr>
            <w:rStyle w:val="Hyperlink"/>
            <w:rFonts w:cs="Arial"/>
          </w:rPr>
          <w:t xml:space="preserve"> data cleaning </w:t>
        </w:r>
        <w:r w:rsidR="0022313D" w:rsidRPr="00F96AA7">
          <w:rPr>
            <w:rStyle w:val="Hyperlink"/>
            <w:rFonts w:cs="Arial"/>
          </w:rPr>
          <w:t>Minimum Standards Checklist</w:t>
        </w:r>
      </w:hyperlink>
      <w:r w:rsidR="007679A0" w:rsidRPr="005E4B0E">
        <w:rPr>
          <w:rFonts w:cs="Arial"/>
        </w:rPr>
        <w:t>.</w:t>
      </w:r>
      <w:r w:rsidR="006318A1" w:rsidRPr="005E4B0E">
        <w:rPr>
          <w:rFonts w:cs="Arial"/>
        </w:rPr>
        <w:t xml:space="preserve"> Each day</w:t>
      </w:r>
      <w:r w:rsidR="00F67BB5" w:rsidRPr="005E4B0E">
        <w:rPr>
          <w:rFonts w:cs="Arial"/>
        </w:rPr>
        <w:t xml:space="preserve"> REACH’s data team will conduct checks on the data and provide</w:t>
      </w:r>
      <w:r w:rsidR="006318A1" w:rsidRPr="005E4B0E">
        <w:rPr>
          <w:rFonts w:cs="Arial"/>
        </w:rPr>
        <w:t xml:space="preserve"> a list of issues and feedback to the field team. </w:t>
      </w:r>
      <w:r w:rsidR="00F67BB5" w:rsidRPr="005E4B0E">
        <w:rPr>
          <w:rFonts w:cs="Arial"/>
        </w:rPr>
        <w:t xml:space="preserve">In addition, team leaders will continually monitor enumerator interview practices, providing feedback on an ad-hoc basis and during daily briefings. </w:t>
      </w:r>
      <w:r w:rsidR="007679A0" w:rsidRPr="005E4B0E">
        <w:rPr>
          <w:rFonts w:cs="Arial"/>
        </w:rPr>
        <w:t>During data cleaning</w:t>
      </w:r>
      <w:r w:rsidR="006318A1" w:rsidRPr="005E4B0E">
        <w:rPr>
          <w:rFonts w:cs="Arial"/>
        </w:rPr>
        <w:t>,</w:t>
      </w:r>
      <w:r w:rsidR="007679A0" w:rsidRPr="005E4B0E">
        <w:rPr>
          <w:rFonts w:cs="Arial"/>
        </w:rPr>
        <w:t xml:space="preserve"> checks will be made for outliers, “other” responses will be </w:t>
      </w:r>
      <w:r w:rsidR="006318A1" w:rsidRPr="005E4B0E">
        <w:rPr>
          <w:rFonts w:cs="Arial"/>
        </w:rPr>
        <w:t>analysed</w:t>
      </w:r>
      <w:r w:rsidR="007679A0" w:rsidRPr="005E4B0E">
        <w:rPr>
          <w:rFonts w:cs="Arial"/>
        </w:rPr>
        <w:t xml:space="preserve"> and recoded as appropriate,</w:t>
      </w:r>
      <w:r w:rsidR="006318A1" w:rsidRPr="005E4B0E">
        <w:rPr>
          <w:rFonts w:cs="Arial"/>
        </w:rPr>
        <w:t xml:space="preserve"> incomplete or inaccurate records will be removed, and some responses may be recoded and standardised.</w:t>
      </w:r>
      <w:r w:rsidR="007679A0" w:rsidRPr="005E4B0E">
        <w:rPr>
          <w:rFonts w:cs="Arial"/>
        </w:rPr>
        <w:t xml:space="preserve"> </w:t>
      </w:r>
      <w:r w:rsidR="006318A1" w:rsidRPr="005E4B0E">
        <w:rPr>
          <w:rFonts w:cs="Arial"/>
        </w:rPr>
        <w:t xml:space="preserve">All changes made to the original dataset will be recorded in a data cleaning log. </w:t>
      </w:r>
    </w:p>
    <w:p w14:paraId="73B9546F" w14:textId="77777777" w:rsidR="00BD101E" w:rsidRDefault="00BD101E" w:rsidP="00BC0E70">
      <w:pPr>
        <w:spacing w:after="0"/>
        <w:rPr>
          <w:rFonts w:cs="Arial"/>
        </w:rPr>
      </w:pPr>
    </w:p>
    <w:p w14:paraId="5C93CFCE" w14:textId="03D55AB1" w:rsidR="00171B44" w:rsidRDefault="00171B44" w:rsidP="00171B44">
      <w:pPr>
        <w:spacing w:before="120" w:after="0"/>
        <w:rPr>
          <w:rFonts w:cs="Arial"/>
          <w:i/>
          <w:iCs/>
        </w:rPr>
      </w:pPr>
      <w:r>
        <w:rPr>
          <w:rFonts w:cs="Arial"/>
          <w:i/>
          <w:iCs/>
        </w:rPr>
        <w:t>Data Analysis</w:t>
      </w:r>
    </w:p>
    <w:p w14:paraId="2B04E2C9" w14:textId="09208D1F" w:rsidR="00BE5CE7" w:rsidRDefault="00BE5CE7" w:rsidP="00171B44">
      <w:pPr>
        <w:spacing w:before="120" w:after="0"/>
        <w:rPr>
          <w:rFonts w:cs="Arial"/>
        </w:rPr>
      </w:pPr>
      <w:r w:rsidRPr="00BE5CE7">
        <w:rPr>
          <w:rFonts w:cs="Arial"/>
        </w:rPr>
        <w:t>Following the finalisation of tools, a data analysis plan for both qualitative and qualitative tools will be developed, ensuring linkages between questionnaire questions/responses, reporting on indicators, and stratification of the household sample.</w:t>
      </w:r>
      <w:r w:rsidR="00767828">
        <w:rPr>
          <w:rFonts w:cs="Arial"/>
        </w:rPr>
        <w:t xml:space="preserve"> For the</w:t>
      </w:r>
      <w:r w:rsidR="00767828" w:rsidRPr="00B638C4">
        <w:rPr>
          <w:rFonts w:cs="Arial"/>
        </w:rPr>
        <w:t xml:space="preserve"> quantitative component, REACH will develop an</w:t>
      </w:r>
      <w:r w:rsidR="00767828">
        <w:rPr>
          <w:rFonts w:cs="Arial"/>
        </w:rPr>
        <w:t xml:space="preserve"> </w:t>
      </w:r>
      <w:r w:rsidR="00767828" w:rsidRPr="00B638C4">
        <w:rPr>
          <w:rFonts w:cs="Arial"/>
        </w:rPr>
        <w:t xml:space="preserve">analysis script using R software </w:t>
      </w:r>
      <w:r w:rsidR="00767828">
        <w:rPr>
          <w:rFonts w:cs="Arial"/>
        </w:rPr>
        <w:t>to</w:t>
      </w:r>
      <w:r w:rsidR="00767828" w:rsidRPr="00B638C4">
        <w:rPr>
          <w:rFonts w:cs="Arial"/>
        </w:rPr>
        <w:t xml:space="preserve"> conduct all of the analysis. For the </w:t>
      </w:r>
      <w:r w:rsidR="00767828">
        <w:rPr>
          <w:rFonts w:cs="Arial"/>
        </w:rPr>
        <w:t>FGDs and KIIs, notes or recordings will first be transcribed</w:t>
      </w:r>
      <w:r w:rsidR="009901B7">
        <w:rPr>
          <w:rFonts w:cs="Arial"/>
        </w:rPr>
        <w:t xml:space="preserve"> and translated into English</w:t>
      </w:r>
      <w:r w:rsidR="00767828">
        <w:rPr>
          <w:rFonts w:cs="Arial"/>
        </w:rPr>
        <w:t>, before</w:t>
      </w:r>
      <w:r w:rsidR="00767828" w:rsidRPr="00B638C4">
        <w:rPr>
          <w:rFonts w:cs="Arial"/>
        </w:rPr>
        <w:t xml:space="preserve"> </w:t>
      </w:r>
      <w:r w:rsidR="00767828">
        <w:rPr>
          <w:rFonts w:cs="Arial"/>
        </w:rPr>
        <w:t>being</w:t>
      </w:r>
      <w:r w:rsidR="00767828" w:rsidRPr="00B638C4">
        <w:rPr>
          <w:rFonts w:cs="Arial"/>
        </w:rPr>
        <w:t xml:space="preserve"> analysed thematically using QSR NVIVO software and input into a saturation grid.</w:t>
      </w:r>
    </w:p>
    <w:p w14:paraId="3ABF2AF0" w14:textId="2F11E28F" w:rsidR="00513364" w:rsidRPr="00862D38" w:rsidRDefault="00862D38" w:rsidP="00171B44">
      <w:pPr>
        <w:spacing w:before="120" w:after="0"/>
        <w:rPr>
          <w:rFonts w:cs="Arial"/>
        </w:rPr>
      </w:pPr>
      <w:r w:rsidRPr="00862D38">
        <w:rPr>
          <w:rFonts w:cs="Arial"/>
        </w:rPr>
        <w:t>Throughout the assessment process, IMPACT’s technical team in Geneva will conduct internal review and validation of tools and products in order to ensure they meet IMPACT’s organisational quality standards. This will take place prior to, and is subordinate to, final validation by the Sector.</w:t>
      </w:r>
    </w:p>
    <w:p w14:paraId="031A36C5" w14:textId="1FB3E1E9" w:rsidR="00762029" w:rsidRDefault="00762029" w:rsidP="00171B44">
      <w:pPr>
        <w:spacing w:after="0"/>
        <w:rPr>
          <w:rFonts w:cs="Arial"/>
        </w:rPr>
      </w:pPr>
    </w:p>
    <w:p w14:paraId="2561F9F7" w14:textId="3ABF2C95" w:rsidR="00332264" w:rsidRDefault="00E5014F" w:rsidP="00762029">
      <w:pPr>
        <w:spacing w:before="120" w:after="0"/>
        <w:rPr>
          <w:rFonts w:cs="Arial"/>
          <w:i/>
          <w:iCs/>
        </w:rPr>
      </w:pPr>
      <w:r>
        <w:rPr>
          <w:rFonts w:cs="Arial"/>
          <w:i/>
          <w:iCs/>
        </w:rPr>
        <w:t>Preliminary Findings Presentation and Final Outputs</w:t>
      </w:r>
    </w:p>
    <w:p w14:paraId="73CD4504" w14:textId="63D867E4" w:rsidR="00332264" w:rsidRDefault="00332264" w:rsidP="00762029">
      <w:pPr>
        <w:spacing w:after="0"/>
      </w:pPr>
      <w:r w:rsidRPr="00332264">
        <w:t xml:space="preserve">Following data analysis, a preliminary findings presentation will be hosted by REACH to provide an overview of findings from all assessment components. This process will aim to encourage sector partners to reflect on the implications of the data, discuss findings that seem significant, surprising, and/or potentially contradictory across the various pieces of research, and </w:t>
      </w:r>
      <w:r w:rsidRPr="00332264">
        <w:lastRenderedPageBreak/>
        <w:t>to contextualize the findings based on their expertise and understanding of field realities. The key outcome of the workshop is an endorsed set of workshop minutes and assessment key messages, which will then feed into the development of final products</w:t>
      </w:r>
      <w:r>
        <w:t>.</w:t>
      </w:r>
    </w:p>
    <w:p w14:paraId="001681BB" w14:textId="7A7B859F" w:rsidR="00BE5CE7" w:rsidRDefault="00BE5CE7" w:rsidP="00762029">
      <w:pPr>
        <w:spacing w:after="0"/>
      </w:pPr>
    </w:p>
    <w:p w14:paraId="0B675637" w14:textId="229D1236" w:rsidR="00767828" w:rsidRDefault="00BE5CE7" w:rsidP="00762029">
      <w:pPr>
        <w:spacing w:after="0"/>
        <w:rPr>
          <w:ins w:id="152" w:author="Juliette Cohen" w:date="2020-11-10T11:17:00Z"/>
        </w:rPr>
      </w:pPr>
      <w:r w:rsidRPr="00BE5CE7">
        <w:t>Depending on the key findings and Sector-driven recommendations, the core outputs from this assessment would either take the form of a single full-length synthesized report, or can take the form of multiple analytical and thematic briefs accompanied by a synthesized executive summary to draw out key messages and common themes. The final decision will rest with the Sector and its advisory group</w:t>
      </w:r>
      <w:r w:rsidR="00FB14C2">
        <w:t xml:space="preserve"> (SAG)</w:t>
      </w:r>
      <w:r w:rsidRPr="00BE5CE7">
        <w:t>, and should be decided with the goal of creating appropriate and effective assessment outputs for the intended audience of the Cox’s Bazar Education Sector, donors, the Global Education Cluster, and programmatic partners.</w:t>
      </w:r>
    </w:p>
    <w:p w14:paraId="7ED06905" w14:textId="5001BA90" w:rsidR="004E7A37" w:rsidRDefault="004E7A37" w:rsidP="00762029">
      <w:pPr>
        <w:spacing w:after="0"/>
        <w:rPr>
          <w:ins w:id="153" w:author="Juliette Cohen" w:date="2020-11-10T11:17:00Z"/>
        </w:rPr>
      </w:pPr>
    </w:p>
    <w:p w14:paraId="6D5F0026" w14:textId="0DB496CA" w:rsidR="004E7A37" w:rsidRDefault="004E7A37" w:rsidP="00762029">
      <w:pPr>
        <w:spacing w:after="0"/>
        <w:rPr>
          <w:ins w:id="154" w:author="Juliette Cohen" w:date="2020-11-10T11:17:00Z"/>
        </w:rPr>
      </w:pPr>
    </w:p>
    <w:p w14:paraId="6409882A" w14:textId="3C198E58" w:rsidR="004E7A37" w:rsidRDefault="004E7A37" w:rsidP="00762029">
      <w:pPr>
        <w:spacing w:after="0"/>
        <w:rPr>
          <w:ins w:id="155" w:author="Juliette Cohen" w:date="2020-11-10T11:17:00Z"/>
        </w:rPr>
      </w:pPr>
    </w:p>
    <w:p w14:paraId="3B768A61" w14:textId="08F8FA62" w:rsidR="004E7A37" w:rsidRDefault="004E7A37" w:rsidP="00762029">
      <w:pPr>
        <w:spacing w:after="0"/>
        <w:rPr>
          <w:ins w:id="156" w:author="Juliette Cohen" w:date="2020-11-10T11:17:00Z"/>
        </w:rPr>
      </w:pPr>
    </w:p>
    <w:p w14:paraId="52AA336E" w14:textId="4A70488F" w:rsidR="004E7A37" w:rsidRDefault="004E7A37" w:rsidP="00762029">
      <w:pPr>
        <w:spacing w:after="0"/>
        <w:rPr>
          <w:ins w:id="157" w:author="Juliette Cohen" w:date="2020-11-10T11:17:00Z"/>
        </w:rPr>
      </w:pPr>
    </w:p>
    <w:p w14:paraId="509C65F9" w14:textId="1A5FD7F7" w:rsidR="004E7A37" w:rsidRDefault="004E7A37" w:rsidP="00762029">
      <w:pPr>
        <w:spacing w:after="0"/>
        <w:rPr>
          <w:ins w:id="158" w:author="Juliette Cohen" w:date="2020-11-10T11:17:00Z"/>
        </w:rPr>
      </w:pPr>
    </w:p>
    <w:p w14:paraId="69ECF186" w14:textId="28457EFD" w:rsidR="004E7A37" w:rsidRDefault="004E7A37">
      <w:pPr>
        <w:spacing w:after="0" w:line="240" w:lineRule="auto"/>
        <w:jc w:val="left"/>
        <w:rPr>
          <w:ins w:id="159" w:author="Juliette Cohen" w:date="2020-11-10T11:18:00Z"/>
        </w:rPr>
      </w:pPr>
      <w:ins w:id="160" w:author="Juliette Cohen" w:date="2020-11-10T11:18:00Z">
        <w:r>
          <w:br w:type="page"/>
        </w:r>
      </w:ins>
    </w:p>
    <w:p w14:paraId="0D257645" w14:textId="57D78366" w:rsidR="004E7A37" w:rsidDel="004E7A37" w:rsidRDefault="004E7A37" w:rsidP="00762029">
      <w:pPr>
        <w:spacing w:after="0"/>
        <w:rPr>
          <w:del w:id="161" w:author="Juliette Cohen" w:date="2020-11-10T11:18:00Z"/>
        </w:rPr>
      </w:pPr>
    </w:p>
    <w:p w14:paraId="662A81FB" w14:textId="5A17C15E" w:rsidR="004E7A37" w:rsidRPr="004E7A37" w:rsidRDefault="00564131" w:rsidP="004E7A37">
      <w:pPr>
        <w:pStyle w:val="Heading1"/>
        <w:ind w:left="504"/>
        <w:rPr>
          <w:lang w:val="en-GB"/>
        </w:rPr>
      </w:pPr>
      <w:r>
        <w:rPr>
          <w:lang w:val="en-GB"/>
        </w:rPr>
        <w:t>4</w:t>
      </w:r>
      <w:r w:rsidR="00F30950" w:rsidRPr="00C13447">
        <w:rPr>
          <w:lang w:val="en-GB"/>
        </w:rPr>
        <w:t xml:space="preserve">. </w:t>
      </w:r>
      <w:r>
        <w:rPr>
          <w:lang w:val="en-GB"/>
        </w:rPr>
        <w:t>Workplan</w:t>
      </w:r>
    </w:p>
    <w:p w14:paraId="3E35CC94" w14:textId="5A1CFD97" w:rsidR="00730EAD" w:rsidRDefault="00730EAD">
      <w:pPr>
        <w:spacing w:after="0" w:line="240" w:lineRule="auto"/>
        <w:jc w:val="left"/>
        <w:rPr>
          <w:ins w:id="162" w:author="Juliette Cohen" w:date="2020-11-10T11:19:00Z"/>
          <w:rFonts w:eastAsia="Times New Roman"/>
          <w:b/>
          <w:noProof/>
          <w:color w:val="EE5859" w:themeColor="accent1"/>
          <w:sz w:val="32"/>
          <w:szCs w:val="32"/>
          <w:lang w:eastAsia="fr-FR"/>
        </w:rPr>
      </w:pPr>
      <w:bookmarkStart w:id="163" w:name="_Toc377979131"/>
      <w:bookmarkStart w:id="164" w:name="_Toc377979262"/>
      <w:bookmarkStart w:id="165" w:name="_Toc377995761"/>
      <w:bookmarkEnd w:id="163"/>
      <w:bookmarkEnd w:id="164"/>
      <w:bookmarkEnd w:id="165"/>
    </w:p>
    <w:p w14:paraId="25396FD6" w14:textId="77777777" w:rsidR="004E7A37" w:rsidRDefault="004E7A37">
      <w:pPr>
        <w:spacing w:after="0" w:line="240" w:lineRule="auto"/>
        <w:jc w:val="left"/>
        <w:rPr>
          <w:rFonts w:eastAsia="Times New Roman"/>
          <w:b/>
          <w:noProof/>
          <w:color w:val="EE5859" w:themeColor="accent1"/>
          <w:sz w:val="32"/>
          <w:szCs w:val="32"/>
          <w:lang w:eastAsia="fr-FR"/>
        </w:rPr>
      </w:pPr>
    </w:p>
    <w:tbl>
      <w:tblPr>
        <w:tblpPr w:leftFromText="180" w:rightFromText="180" w:vertAnchor="page" w:horzAnchor="margin" w:tblpY="2581"/>
        <w:tblW w:w="10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66" w:author="Juliette Cohen" w:date="2020-11-10T11:18:00Z">
          <w:tblPr>
            <w:tblpPr w:leftFromText="180" w:rightFromText="180" w:vertAnchor="page" w:horzAnchor="margin" w:tblpY="1981"/>
            <w:tblW w:w="10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271"/>
        <w:gridCol w:w="283"/>
        <w:gridCol w:w="283"/>
        <w:gridCol w:w="305"/>
        <w:gridCol w:w="236"/>
        <w:gridCol w:w="23"/>
        <w:gridCol w:w="264"/>
        <w:gridCol w:w="331"/>
        <w:gridCol w:w="331"/>
        <w:gridCol w:w="332"/>
        <w:gridCol w:w="305"/>
        <w:gridCol w:w="316"/>
        <w:gridCol w:w="357"/>
        <w:gridCol w:w="285"/>
        <w:gridCol w:w="221"/>
        <w:gridCol w:w="15"/>
        <w:gridCol w:w="285"/>
        <w:gridCol w:w="241"/>
        <w:gridCol w:w="284"/>
        <w:gridCol w:w="236"/>
        <w:gridCol w:w="15"/>
        <w:gridCol w:w="342"/>
        <w:gridCol w:w="236"/>
        <w:gridCol w:w="331"/>
        <w:gridCol w:w="331"/>
        <w:gridCol w:w="299"/>
        <w:gridCol w:w="30"/>
        <w:gridCol w:w="247"/>
        <w:gridCol w:w="284"/>
        <w:gridCol w:w="284"/>
        <w:gridCol w:w="284"/>
        <w:gridCol w:w="289"/>
        <w:gridCol w:w="15"/>
        <w:gridCol w:w="267"/>
        <w:gridCol w:w="282"/>
        <w:gridCol w:w="282"/>
        <w:gridCol w:w="282"/>
        <w:gridCol w:w="15"/>
        <w:tblGridChange w:id="167">
          <w:tblGrid>
            <w:gridCol w:w="1271"/>
            <w:gridCol w:w="283"/>
            <w:gridCol w:w="283"/>
            <w:gridCol w:w="305"/>
            <w:gridCol w:w="236"/>
            <w:gridCol w:w="23"/>
            <w:gridCol w:w="264"/>
            <w:gridCol w:w="331"/>
            <w:gridCol w:w="331"/>
            <w:gridCol w:w="332"/>
            <w:gridCol w:w="305"/>
            <w:gridCol w:w="316"/>
            <w:gridCol w:w="357"/>
            <w:gridCol w:w="285"/>
            <w:gridCol w:w="359"/>
            <w:gridCol w:w="285"/>
            <w:gridCol w:w="241"/>
            <w:gridCol w:w="357"/>
            <w:gridCol w:w="236"/>
            <w:gridCol w:w="238"/>
            <w:gridCol w:w="119"/>
            <w:gridCol w:w="236"/>
            <w:gridCol w:w="331"/>
            <w:gridCol w:w="331"/>
            <w:gridCol w:w="299"/>
            <w:gridCol w:w="277"/>
            <w:gridCol w:w="70"/>
            <w:gridCol w:w="214"/>
            <w:gridCol w:w="284"/>
            <w:gridCol w:w="284"/>
            <w:gridCol w:w="289"/>
            <w:gridCol w:w="282"/>
            <w:gridCol w:w="50"/>
            <w:gridCol w:w="232"/>
            <w:gridCol w:w="282"/>
            <w:gridCol w:w="282"/>
            <w:gridCol w:w="332"/>
          </w:tblGrid>
        </w:tblGridChange>
      </w:tblGrid>
      <w:tr w:rsidR="00603C37" w:rsidRPr="0030179A" w14:paraId="4639515B" w14:textId="2CCC3E0C" w:rsidTr="004E7A37">
        <w:trPr>
          <w:trHeight w:val="270"/>
          <w:trPrChange w:id="168" w:author="Juliette Cohen" w:date="2020-11-10T11:18:00Z">
            <w:trPr>
              <w:trHeight w:val="270"/>
            </w:trPr>
          </w:trPrChange>
        </w:trPr>
        <w:tc>
          <w:tcPr>
            <w:tcW w:w="1271" w:type="dxa"/>
            <w:shd w:val="clear" w:color="auto" w:fill="auto"/>
            <w:noWrap/>
            <w:vAlign w:val="center"/>
            <w:tcPrChange w:id="169" w:author="Juliette Cohen" w:date="2020-11-10T11:18:00Z">
              <w:tcPr>
                <w:tcW w:w="1271" w:type="dxa"/>
                <w:shd w:val="clear" w:color="auto" w:fill="auto"/>
                <w:noWrap/>
                <w:vAlign w:val="center"/>
              </w:tcPr>
            </w:tcPrChange>
          </w:tcPr>
          <w:p w14:paraId="4FD9E19B" w14:textId="691FED8B" w:rsidR="00603C37" w:rsidRPr="0030179A" w:rsidRDefault="00603C37" w:rsidP="004E7A37">
            <w:pPr>
              <w:spacing w:after="0" w:line="240" w:lineRule="auto"/>
              <w:jc w:val="right"/>
              <w:rPr>
                <w:rFonts w:eastAsia="Times New Roman" w:cs="Calibri"/>
                <w:color w:val="000000"/>
                <w:sz w:val="16"/>
                <w:szCs w:val="16"/>
                <w:lang w:val="en-IE" w:eastAsia="en-GB"/>
              </w:rPr>
            </w:pPr>
          </w:p>
        </w:tc>
        <w:tc>
          <w:tcPr>
            <w:tcW w:w="1130" w:type="dxa"/>
            <w:gridSpan w:val="5"/>
            <w:shd w:val="clear" w:color="auto" w:fill="D9D9D9"/>
            <w:noWrap/>
            <w:vAlign w:val="center"/>
            <w:tcPrChange w:id="170" w:author="Juliette Cohen" w:date="2020-11-10T11:18:00Z">
              <w:tcPr>
                <w:tcW w:w="1130" w:type="dxa"/>
                <w:gridSpan w:val="5"/>
                <w:shd w:val="clear" w:color="auto" w:fill="D9D9D9"/>
                <w:noWrap/>
                <w:vAlign w:val="center"/>
              </w:tcPr>
            </w:tcPrChange>
          </w:tcPr>
          <w:p w14:paraId="74B0DABC" w14:textId="77777777" w:rsidR="00603C37" w:rsidRPr="0030179A" w:rsidRDefault="00603C37" w:rsidP="004E7A37">
            <w:pPr>
              <w:tabs>
                <w:tab w:val="left" w:pos="196"/>
              </w:tabs>
              <w:spacing w:after="0" w:line="240" w:lineRule="auto"/>
              <w:jc w:val="center"/>
              <w:rPr>
                <w:rFonts w:eastAsia="Times New Roman" w:cs="Calibri"/>
                <w:b/>
                <w:bCs/>
                <w:color w:val="000000"/>
                <w:sz w:val="16"/>
                <w:szCs w:val="16"/>
                <w:lang w:val="en-IE" w:eastAsia="en-GB"/>
              </w:rPr>
            </w:pPr>
            <w:r w:rsidRPr="0030179A">
              <w:rPr>
                <w:rFonts w:eastAsia="Times New Roman" w:cs="Calibri"/>
                <w:b/>
                <w:bCs/>
                <w:color w:val="000000"/>
                <w:sz w:val="16"/>
                <w:szCs w:val="16"/>
                <w:lang w:val="en-IE" w:eastAsia="en-GB"/>
              </w:rPr>
              <w:t>August</w:t>
            </w:r>
          </w:p>
        </w:tc>
        <w:tc>
          <w:tcPr>
            <w:tcW w:w="1563" w:type="dxa"/>
            <w:gridSpan w:val="5"/>
            <w:shd w:val="clear" w:color="auto" w:fill="D9D9D9"/>
            <w:vAlign w:val="center"/>
            <w:tcPrChange w:id="171" w:author="Juliette Cohen" w:date="2020-11-10T11:18:00Z">
              <w:tcPr>
                <w:tcW w:w="1563" w:type="dxa"/>
                <w:gridSpan w:val="5"/>
                <w:shd w:val="clear" w:color="auto" w:fill="D9D9D9"/>
                <w:vAlign w:val="center"/>
              </w:tcPr>
            </w:tcPrChange>
          </w:tcPr>
          <w:p w14:paraId="3FC45FEC" w14:textId="77777777" w:rsidR="00603C37" w:rsidRPr="0030179A" w:rsidRDefault="00603C37" w:rsidP="004E7A37">
            <w:pPr>
              <w:spacing w:after="0" w:line="240" w:lineRule="auto"/>
              <w:jc w:val="center"/>
              <w:rPr>
                <w:rFonts w:eastAsia="Times New Roman" w:cs="Calibri"/>
                <w:b/>
                <w:bCs/>
                <w:color w:val="000000"/>
                <w:sz w:val="16"/>
                <w:szCs w:val="16"/>
                <w:lang w:val="en-IE" w:eastAsia="en-GB"/>
              </w:rPr>
            </w:pPr>
            <w:r w:rsidRPr="0030179A">
              <w:rPr>
                <w:rFonts w:eastAsia="Times New Roman" w:cs="Calibri"/>
                <w:b/>
                <w:bCs/>
                <w:color w:val="000000"/>
                <w:sz w:val="16"/>
                <w:szCs w:val="16"/>
                <w:lang w:val="en-IE" w:eastAsia="en-GB"/>
              </w:rPr>
              <w:t>September</w:t>
            </w:r>
          </w:p>
        </w:tc>
        <w:tc>
          <w:tcPr>
            <w:tcW w:w="1179" w:type="dxa"/>
            <w:gridSpan w:val="4"/>
            <w:shd w:val="clear" w:color="auto" w:fill="D9D9D9"/>
            <w:noWrap/>
            <w:vAlign w:val="center"/>
            <w:tcPrChange w:id="172" w:author="Juliette Cohen" w:date="2020-11-10T11:18:00Z">
              <w:tcPr>
                <w:tcW w:w="1317" w:type="dxa"/>
                <w:gridSpan w:val="4"/>
                <w:shd w:val="clear" w:color="auto" w:fill="D9D9D9"/>
                <w:noWrap/>
                <w:vAlign w:val="center"/>
              </w:tcPr>
            </w:tcPrChange>
          </w:tcPr>
          <w:p w14:paraId="6BA0C3DD" w14:textId="77777777" w:rsidR="00603C37" w:rsidRPr="0030179A" w:rsidRDefault="00603C37" w:rsidP="004E7A37">
            <w:pPr>
              <w:spacing w:after="0" w:line="240" w:lineRule="auto"/>
              <w:jc w:val="center"/>
              <w:rPr>
                <w:rFonts w:eastAsia="Times New Roman" w:cs="Calibri"/>
                <w:b/>
                <w:bCs/>
                <w:color w:val="000000"/>
                <w:sz w:val="16"/>
                <w:szCs w:val="16"/>
                <w:lang w:val="en-IE" w:eastAsia="en-GB"/>
              </w:rPr>
            </w:pPr>
            <w:r w:rsidRPr="0030179A">
              <w:rPr>
                <w:rFonts w:eastAsia="Times New Roman" w:cs="Calibri"/>
                <w:b/>
                <w:bCs/>
                <w:color w:val="000000"/>
                <w:sz w:val="16"/>
                <w:szCs w:val="16"/>
                <w:lang w:val="en-IE" w:eastAsia="en-GB"/>
              </w:rPr>
              <w:t>October</w:t>
            </w:r>
          </w:p>
        </w:tc>
        <w:tc>
          <w:tcPr>
            <w:tcW w:w="1076" w:type="dxa"/>
            <w:gridSpan w:val="6"/>
            <w:shd w:val="clear" w:color="auto" w:fill="D9D9D9"/>
            <w:noWrap/>
            <w:vAlign w:val="center"/>
            <w:tcPrChange w:id="173" w:author="Juliette Cohen" w:date="2020-11-10T11:18:00Z">
              <w:tcPr>
                <w:tcW w:w="1357" w:type="dxa"/>
                <w:gridSpan w:val="5"/>
                <w:shd w:val="clear" w:color="auto" w:fill="D9D9D9"/>
                <w:noWrap/>
                <w:vAlign w:val="center"/>
              </w:tcPr>
            </w:tcPrChange>
          </w:tcPr>
          <w:p w14:paraId="1186DB0A" w14:textId="77777777" w:rsidR="00603C37" w:rsidRPr="0030179A" w:rsidRDefault="00603C37" w:rsidP="004E7A37">
            <w:pPr>
              <w:spacing w:after="0" w:line="240" w:lineRule="auto"/>
              <w:jc w:val="center"/>
              <w:rPr>
                <w:rFonts w:eastAsia="Times New Roman" w:cs="Calibri"/>
                <w:b/>
                <w:bCs/>
                <w:color w:val="000000"/>
                <w:sz w:val="16"/>
                <w:szCs w:val="16"/>
                <w:lang w:val="en-IE" w:eastAsia="en-GB"/>
              </w:rPr>
            </w:pPr>
            <w:r w:rsidRPr="0030179A">
              <w:rPr>
                <w:rFonts w:eastAsia="Times New Roman" w:cs="Calibri"/>
                <w:b/>
                <w:bCs/>
                <w:color w:val="000000"/>
                <w:sz w:val="16"/>
                <w:szCs w:val="16"/>
                <w:lang w:val="en-IE" w:eastAsia="en-GB"/>
              </w:rPr>
              <w:t>November</w:t>
            </w:r>
          </w:p>
        </w:tc>
        <w:tc>
          <w:tcPr>
            <w:tcW w:w="1569" w:type="dxa"/>
            <w:gridSpan w:val="6"/>
            <w:shd w:val="clear" w:color="auto" w:fill="D9D9D9"/>
            <w:vAlign w:val="center"/>
            <w:tcPrChange w:id="174" w:author="Juliette Cohen" w:date="2020-11-10T11:18:00Z">
              <w:tcPr>
                <w:tcW w:w="1663" w:type="dxa"/>
                <w:gridSpan w:val="7"/>
                <w:shd w:val="clear" w:color="auto" w:fill="D9D9D9"/>
                <w:vAlign w:val="center"/>
              </w:tcPr>
            </w:tcPrChange>
          </w:tcPr>
          <w:p w14:paraId="7D8DDBE1" w14:textId="77777777" w:rsidR="00603C37" w:rsidRPr="0030179A" w:rsidRDefault="00603C37" w:rsidP="004E7A37">
            <w:pPr>
              <w:spacing w:after="0" w:line="240" w:lineRule="auto"/>
              <w:jc w:val="center"/>
              <w:rPr>
                <w:rFonts w:eastAsia="Times New Roman" w:cs="Calibri"/>
                <w:b/>
                <w:bCs/>
                <w:color w:val="000000"/>
                <w:sz w:val="16"/>
                <w:szCs w:val="16"/>
                <w:lang w:val="en-IE" w:eastAsia="en-GB"/>
              </w:rPr>
            </w:pPr>
            <w:r w:rsidRPr="0030179A">
              <w:rPr>
                <w:rFonts w:eastAsia="Times New Roman" w:cs="Calibri"/>
                <w:b/>
                <w:bCs/>
                <w:color w:val="000000"/>
                <w:sz w:val="16"/>
                <w:szCs w:val="16"/>
                <w:lang w:val="en-IE" w:eastAsia="en-GB"/>
              </w:rPr>
              <w:t>December</w:t>
            </w:r>
          </w:p>
        </w:tc>
        <w:tc>
          <w:tcPr>
            <w:tcW w:w="1403" w:type="dxa"/>
            <w:gridSpan w:val="6"/>
            <w:shd w:val="clear" w:color="auto" w:fill="D9D9D9"/>
            <w:tcPrChange w:id="175" w:author="Juliette Cohen" w:date="2020-11-10T11:18:00Z">
              <w:tcPr>
                <w:tcW w:w="1403" w:type="dxa"/>
                <w:gridSpan w:val="6"/>
                <w:shd w:val="clear" w:color="auto" w:fill="D9D9D9"/>
              </w:tcPr>
            </w:tcPrChange>
          </w:tcPr>
          <w:p w14:paraId="554E5869" w14:textId="3850CBBD" w:rsidR="00603C37" w:rsidRDefault="00603C37" w:rsidP="004E7A37">
            <w:pPr>
              <w:spacing w:after="0" w:line="240" w:lineRule="auto"/>
              <w:jc w:val="center"/>
              <w:rPr>
                <w:ins w:id="176" w:author="Juliette Cohen" w:date="2020-11-10T11:05:00Z"/>
                <w:rFonts w:eastAsia="Times New Roman" w:cs="Calibri"/>
                <w:b/>
                <w:bCs/>
                <w:color w:val="000000"/>
                <w:sz w:val="16"/>
                <w:szCs w:val="16"/>
                <w:lang w:val="en-IE" w:eastAsia="en-GB"/>
              </w:rPr>
            </w:pPr>
            <w:ins w:id="177" w:author="Juliette Cohen" w:date="2020-11-10T11:03:00Z">
              <w:r>
                <w:rPr>
                  <w:rFonts w:eastAsia="Times New Roman" w:cs="Calibri"/>
                  <w:b/>
                  <w:bCs/>
                  <w:color w:val="000000"/>
                  <w:sz w:val="16"/>
                  <w:szCs w:val="16"/>
                  <w:lang w:val="en-IE" w:eastAsia="en-GB"/>
                </w:rPr>
                <w:t>January</w:t>
              </w:r>
            </w:ins>
          </w:p>
        </w:tc>
        <w:tc>
          <w:tcPr>
            <w:tcW w:w="1128" w:type="dxa"/>
            <w:gridSpan w:val="5"/>
            <w:shd w:val="clear" w:color="auto" w:fill="D9D9D9"/>
            <w:tcPrChange w:id="178" w:author="Juliette Cohen" w:date="2020-11-10T11:18:00Z">
              <w:tcPr>
                <w:tcW w:w="1128" w:type="dxa"/>
                <w:gridSpan w:val="4"/>
                <w:shd w:val="clear" w:color="auto" w:fill="D9D9D9"/>
              </w:tcPr>
            </w:tcPrChange>
          </w:tcPr>
          <w:p w14:paraId="327515B9" w14:textId="46E5A63D" w:rsidR="00603C37" w:rsidRDefault="00603C37" w:rsidP="004E7A37">
            <w:pPr>
              <w:spacing w:after="0" w:line="240" w:lineRule="auto"/>
              <w:jc w:val="center"/>
              <w:rPr>
                <w:ins w:id="179" w:author="Juliette Cohen" w:date="2020-11-10T11:06:00Z"/>
                <w:rFonts w:eastAsia="Times New Roman" w:cs="Calibri"/>
                <w:b/>
                <w:bCs/>
                <w:color w:val="000000"/>
                <w:sz w:val="16"/>
                <w:szCs w:val="16"/>
                <w:lang w:val="en-IE" w:eastAsia="en-GB"/>
              </w:rPr>
            </w:pPr>
            <w:ins w:id="180" w:author="Juliette Cohen" w:date="2020-11-10T11:08:00Z">
              <w:r>
                <w:rPr>
                  <w:rFonts w:eastAsia="Times New Roman" w:cs="Calibri"/>
                  <w:b/>
                  <w:bCs/>
                  <w:color w:val="000000"/>
                  <w:sz w:val="16"/>
                  <w:szCs w:val="16"/>
                  <w:lang w:val="en-IE" w:eastAsia="en-GB"/>
                </w:rPr>
                <w:t>February</w:t>
              </w:r>
            </w:ins>
          </w:p>
        </w:tc>
      </w:tr>
      <w:tr w:rsidR="00603C37" w:rsidRPr="0030179A" w14:paraId="30F57FA3" w14:textId="50CF18FF" w:rsidTr="004E7A37">
        <w:tblPrEx>
          <w:tblPrExChange w:id="181" w:author="Juliette Cohen" w:date="2020-11-10T11:18:00Z">
            <w:tblPrEx>
              <w:tblW w:w="10518" w:type="dxa"/>
            </w:tblPrEx>
          </w:tblPrExChange>
        </w:tblPrEx>
        <w:trPr>
          <w:gridAfter w:val="1"/>
          <w:wAfter w:w="15" w:type="dxa"/>
          <w:trHeight w:val="270"/>
          <w:trPrChange w:id="182" w:author="Juliette Cohen" w:date="2020-11-10T11:18:00Z">
            <w:trPr>
              <w:gridAfter w:val="1"/>
              <w:wAfter w:w="18" w:type="dxa"/>
              <w:trHeight w:val="270"/>
            </w:trPr>
          </w:trPrChange>
        </w:trPr>
        <w:tc>
          <w:tcPr>
            <w:tcW w:w="1271" w:type="dxa"/>
            <w:shd w:val="clear" w:color="auto" w:fill="auto"/>
            <w:noWrap/>
            <w:vAlign w:val="center"/>
            <w:hideMark/>
            <w:tcPrChange w:id="183" w:author="Juliette Cohen" w:date="2020-11-10T11:18:00Z">
              <w:tcPr>
                <w:tcW w:w="1271" w:type="dxa"/>
                <w:shd w:val="clear" w:color="auto" w:fill="auto"/>
                <w:noWrap/>
                <w:vAlign w:val="center"/>
                <w:hideMark/>
              </w:tcPr>
            </w:tcPrChange>
          </w:tcPr>
          <w:p w14:paraId="1FF2EB66" w14:textId="77777777" w:rsidR="00603C37" w:rsidRPr="0030179A" w:rsidRDefault="00603C37" w:rsidP="004E7A37">
            <w:pPr>
              <w:spacing w:after="0" w:line="240" w:lineRule="auto"/>
              <w:jc w:val="right"/>
              <w:rPr>
                <w:rFonts w:eastAsia="Times New Roman" w:cs="Calibri"/>
                <w:color w:val="000000"/>
                <w:sz w:val="16"/>
                <w:szCs w:val="16"/>
                <w:lang w:val="en-IE" w:eastAsia="en-GB"/>
              </w:rPr>
            </w:pPr>
            <w:r w:rsidRPr="0030179A">
              <w:rPr>
                <w:rFonts w:eastAsia="Times New Roman" w:cs="Calibri"/>
                <w:color w:val="000000"/>
                <w:sz w:val="16"/>
                <w:szCs w:val="16"/>
                <w:lang w:val="en-IE" w:eastAsia="en-GB"/>
              </w:rPr>
              <w:t>Week:</w:t>
            </w:r>
          </w:p>
        </w:tc>
        <w:tc>
          <w:tcPr>
            <w:tcW w:w="283" w:type="dxa"/>
            <w:shd w:val="clear" w:color="auto" w:fill="auto"/>
            <w:noWrap/>
            <w:vAlign w:val="center"/>
            <w:hideMark/>
            <w:tcPrChange w:id="184" w:author="Juliette Cohen" w:date="2020-11-10T11:18:00Z">
              <w:tcPr>
                <w:tcW w:w="283" w:type="dxa"/>
                <w:shd w:val="clear" w:color="auto" w:fill="auto"/>
                <w:noWrap/>
                <w:vAlign w:val="center"/>
                <w:hideMark/>
              </w:tcPr>
            </w:tcPrChange>
          </w:tcPr>
          <w:p w14:paraId="453D6BA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1</w:t>
            </w:r>
          </w:p>
        </w:tc>
        <w:tc>
          <w:tcPr>
            <w:tcW w:w="283" w:type="dxa"/>
            <w:shd w:val="clear" w:color="auto" w:fill="auto"/>
            <w:noWrap/>
            <w:vAlign w:val="center"/>
            <w:hideMark/>
            <w:tcPrChange w:id="185" w:author="Juliette Cohen" w:date="2020-11-10T11:18:00Z">
              <w:tcPr>
                <w:tcW w:w="283" w:type="dxa"/>
                <w:shd w:val="clear" w:color="auto" w:fill="auto"/>
                <w:noWrap/>
                <w:vAlign w:val="center"/>
                <w:hideMark/>
              </w:tcPr>
            </w:tcPrChange>
          </w:tcPr>
          <w:p w14:paraId="6057464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2</w:t>
            </w:r>
          </w:p>
        </w:tc>
        <w:tc>
          <w:tcPr>
            <w:tcW w:w="305" w:type="dxa"/>
            <w:shd w:val="clear" w:color="auto" w:fill="auto"/>
            <w:noWrap/>
            <w:vAlign w:val="center"/>
            <w:hideMark/>
            <w:tcPrChange w:id="186" w:author="Juliette Cohen" w:date="2020-11-10T11:18:00Z">
              <w:tcPr>
                <w:tcW w:w="305" w:type="dxa"/>
                <w:shd w:val="clear" w:color="auto" w:fill="auto"/>
                <w:noWrap/>
                <w:vAlign w:val="center"/>
                <w:hideMark/>
              </w:tcPr>
            </w:tcPrChange>
          </w:tcPr>
          <w:p w14:paraId="0F2FC12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3</w:t>
            </w:r>
          </w:p>
        </w:tc>
        <w:tc>
          <w:tcPr>
            <w:tcW w:w="236" w:type="dxa"/>
            <w:shd w:val="clear" w:color="auto" w:fill="auto"/>
            <w:noWrap/>
            <w:vAlign w:val="center"/>
            <w:hideMark/>
            <w:tcPrChange w:id="187" w:author="Juliette Cohen" w:date="2020-11-10T11:18:00Z">
              <w:tcPr>
                <w:tcW w:w="236" w:type="dxa"/>
                <w:shd w:val="clear" w:color="auto" w:fill="auto"/>
                <w:noWrap/>
                <w:vAlign w:val="center"/>
                <w:hideMark/>
              </w:tcPr>
            </w:tcPrChange>
          </w:tcPr>
          <w:p w14:paraId="3611A0D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4</w:t>
            </w:r>
          </w:p>
        </w:tc>
        <w:tc>
          <w:tcPr>
            <w:tcW w:w="287" w:type="dxa"/>
            <w:gridSpan w:val="2"/>
            <w:vAlign w:val="center"/>
            <w:tcPrChange w:id="188" w:author="Juliette Cohen" w:date="2020-11-10T11:18:00Z">
              <w:tcPr>
                <w:tcW w:w="287" w:type="dxa"/>
                <w:gridSpan w:val="2"/>
                <w:vAlign w:val="center"/>
              </w:tcPr>
            </w:tcPrChange>
          </w:tcPr>
          <w:p w14:paraId="5D54A11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1</w:t>
            </w:r>
          </w:p>
        </w:tc>
        <w:tc>
          <w:tcPr>
            <w:tcW w:w="331" w:type="dxa"/>
            <w:shd w:val="clear" w:color="auto" w:fill="auto"/>
            <w:noWrap/>
            <w:vAlign w:val="center"/>
            <w:hideMark/>
            <w:tcPrChange w:id="189" w:author="Juliette Cohen" w:date="2020-11-10T11:18:00Z">
              <w:tcPr>
                <w:tcW w:w="331" w:type="dxa"/>
                <w:shd w:val="clear" w:color="auto" w:fill="auto"/>
                <w:noWrap/>
                <w:vAlign w:val="center"/>
                <w:hideMark/>
              </w:tcPr>
            </w:tcPrChange>
          </w:tcPr>
          <w:p w14:paraId="12B3C2C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2</w:t>
            </w:r>
          </w:p>
        </w:tc>
        <w:tc>
          <w:tcPr>
            <w:tcW w:w="331" w:type="dxa"/>
            <w:shd w:val="clear" w:color="auto" w:fill="auto"/>
            <w:noWrap/>
            <w:vAlign w:val="center"/>
            <w:hideMark/>
            <w:tcPrChange w:id="190" w:author="Juliette Cohen" w:date="2020-11-10T11:18:00Z">
              <w:tcPr>
                <w:tcW w:w="331" w:type="dxa"/>
                <w:shd w:val="clear" w:color="auto" w:fill="auto"/>
                <w:noWrap/>
                <w:vAlign w:val="center"/>
                <w:hideMark/>
              </w:tcPr>
            </w:tcPrChange>
          </w:tcPr>
          <w:p w14:paraId="1544D9B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3</w:t>
            </w:r>
          </w:p>
        </w:tc>
        <w:tc>
          <w:tcPr>
            <w:tcW w:w="332" w:type="dxa"/>
            <w:shd w:val="clear" w:color="auto" w:fill="auto"/>
            <w:noWrap/>
            <w:vAlign w:val="center"/>
            <w:hideMark/>
            <w:tcPrChange w:id="191" w:author="Juliette Cohen" w:date="2020-11-10T11:18:00Z">
              <w:tcPr>
                <w:tcW w:w="332" w:type="dxa"/>
                <w:shd w:val="clear" w:color="auto" w:fill="auto"/>
                <w:noWrap/>
                <w:vAlign w:val="center"/>
                <w:hideMark/>
              </w:tcPr>
            </w:tcPrChange>
          </w:tcPr>
          <w:p w14:paraId="0D61E20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4</w:t>
            </w:r>
          </w:p>
        </w:tc>
        <w:tc>
          <w:tcPr>
            <w:tcW w:w="305" w:type="dxa"/>
            <w:shd w:val="clear" w:color="auto" w:fill="auto"/>
            <w:noWrap/>
            <w:vAlign w:val="center"/>
            <w:hideMark/>
            <w:tcPrChange w:id="192" w:author="Juliette Cohen" w:date="2020-11-10T11:18:00Z">
              <w:tcPr>
                <w:tcW w:w="305" w:type="dxa"/>
                <w:shd w:val="clear" w:color="auto" w:fill="auto"/>
                <w:noWrap/>
                <w:vAlign w:val="center"/>
                <w:hideMark/>
              </w:tcPr>
            </w:tcPrChange>
          </w:tcPr>
          <w:p w14:paraId="7F29137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5</w:t>
            </w:r>
          </w:p>
        </w:tc>
        <w:tc>
          <w:tcPr>
            <w:tcW w:w="316" w:type="dxa"/>
            <w:shd w:val="clear" w:color="auto" w:fill="auto"/>
            <w:noWrap/>
            <w:vAlign w:val="center"/>
            <w:hideMark/>
            <w:tcPrChange w:id="193" w:author="Juliette Cohen" w:date="2020-11-10T11:18:00Z">
              <w:tcPr>
                <w:tcW w:w="316" w:type="dxa"/>
                <w:shd w:val="clear" w:color="auto" w:fill="auto"/>
                <w:noWrap/>
                <w:vAlign w:val="center"/>
                <w:hideMark/>
              </w:tcPr>
            </w:tcPrChange>
          </w:tcPr>
          <w:p w14:paraId="65DD804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1</w:t>
            </w:r>
          </w:p>
        </w:tc>
        <w:tc>
          <w:tcPr>
            <w:tcW w:w="357" w:type="dxa"/>
            <w:shd w:val="clear" w:color="auto" w:fill="auto"/>
            <w:noWrap/>
            <w:vAlign w:val="center"/>
            <w:hideMark/>
            <w:tcPrChange w:id="194" w:author="Juliette Cohen" w:date="2020-11-10T11:18:00Z">
              <w:tcPr>
                <w:tcW w:w="357" w:type="dxa"/>
                <w:shd w:val="clear" w:color="auto" w:fill="auto"/>
                <w:noWrap/>
                <w:vAlign w:val="center"/>
                <w:hideMark/>
              </w:tcPr>
            </w:tcPrChange>
          </w:tcPr>
          <w:p w14:paraId="7D8FAE0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2</w:t>
            </w:r>
          </w:p>
        </w:tc>
        <w:tc>
          <w:tcPr>
            <w:tcW w:w="285" w:type="dxa"/>
            <w:shd w:val="clear" w:color="auto" w:fill="auto"/>
            <w:noWrap/>
            <w:vAlign w:val="center"/>
            <w:hideMark/>
            <w:tcPrChange w:id="195" w:author="Juliette Cohen" w:date="2020-11-10T11:18:00Z">
              <w:tcPr>
                <w:tcW w:w="285" w:type="dxa"/>
                <w:shd w:val="clear" w:color="auto" w:fill="auto"/>
                <w:noWrap/>
                <w:vAlign w:val="center"/>
                <w:hideMark/>
              </w:tcPr>
            </w:tcPrChange>
          </w:tcPr>
          <w:p w14:paraId="0C1391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3</w:t>
            </w:r>
          </w:p>
        </w:tc>
        <w:tc>
          <w:tcPr>
            <w:tcW w:w="236" w:type="dxa"/>
            <w:gridSpan w:val="2"/>
            <w:shd w:val="clear" w:color="auto" w:fill="auto"/>
            <w:noWrap/>
            <w:vAlign w:val="center"/>
            <w:hideMark/>
            <w:tcPrChange w:id="196" w:author="Juliette Cohen" w:date="2020-11-10T11:18:00Z">
              <w:tcPr>
                <w:tcW w:w="359" w:type="dxa"/>
                <w:shd w:val="clear" w:color="auto" w:fill="auto"/>
                <w:noWrap/>
                <w:vAlign w:val="center"/>
                <w:hideMark/>
              </w:tcPr>
            </w:tcPrChange>
          </w:tcPr>
          <w:p w14:paraId="65B1FDB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4</w:t>
            </w:r>
          </w:p>
        </w:tc>
        <w:tc>
          <w:tcPr>
            <w:tcW w:w="285" w:type="dxa"/>
            <w:shd w:val="clear" w:color="auto" w:fill="auto"/>
            <w:noWrap/>
            <w:vAlign w:val="center"/>
            <w:hideMark/>
            <w:tcPrChange w:id="197" w:author="Juliette Cohen" w:date="2020-11-10T11:18:00Z">
              <w:tcPr>
                <w:tcW w:w="285" w:type="dxa"/>
                <w:shd w:val="clear" w:color="auto" w:fill="auto"/>
                <w:noWrap/>
                <w:vAlign w:val="center"/>
                <w:hideMark/>
              </w:tcPr>
            </w:tcPrChange>
          </w:tcPr>
          <w:p w14:paraId="785E3D1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1</w:t>
            </w:r>
          </w:p>
        </w:tc>
        <w:tc>
          <w:tcPr>
            <w:tcW w:w="241" w:type="dxa"/>
            <w:shd w:val="clear" w:color="auto" w:fill="auto"/>
            <w:noWrap/>
            <w:vAlign w:val="center"/>
            <w:hideMark/>
            <w:tcPrChange w:id="198" w:author="Juliette Cohen" w:date="2020-11-10T11:18:00Z">
              <w:tcPr>
                <w:tcW w:w="241" w:type="dxa"/>
                <w:shd w:val="clear" w:color="auto" w:fill="auto"/>
                <w:noWrap/>
                <w:vAlign w:val="center"/>
                <w:hideMark/>
              </w:tcPr>
            </w:tcPrChange>
          </w:tcPr>
          <w:p w14:paraId="5259F09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2</w:t>
            </w:r>
          </w:p>
        </w:tc>
        <w:tc>
          <w:tcPr>
            <w:tcW w:w="284" w:type="dxa"/>
            <w:shd w:val="clear" w:color="auto" w:fill="auto"/>
            <w:noWrap/>
            <w:vAlign w:val="center"/>
            <w:hideMark/>
            <w:tcPrChange w:id="199" w:author="Juliette Cohen" w:date="2020-11-10T11:18:00Z">
              <w:tcPr>
                <w:tcW w:w="357" w:type="dxa"/>
                <w:shd w:val="clear" w:color="auto" w:fill="auto"/>
                <w:noWrap/>
                <w:vAlign w:val="center"/>
                <w:hideMark/>
              </w:tcPr>
            </w:tcPrChange>
          </w:tcPr>
          <w:p w14:paraId="5F6EF5D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3</w:t>
            </w:r>
          </w:p>
        </w:tc>
        <w:tc>
          <w:tcPr>
            <w:tcW w:w="236" w:type="dxa"/>
            <w:shd w:val="clear" w:color="auto" w:fill="auto"/>
            <w:noWrap/>
            <w:vAlign w:val="center"/>
            <w:hideMark/>
            <w:tcPrChange w:id="200" w:author="Juliette Cohen" w:date="2020-11-10T11:18:00Z">
              <w:tcPr>
                <w:tcW w:w="236" w:type="dxa"/>
                <w:shd w:val="clear" w:color="auto" w:fill="auto"/>
                <w:noWrap/>
                <w:vAlign w:val="center"/>
                <w:hideMark/>
              </w:tcPr>
            </w:tcPrChange>
          </w:tcPr>
          <w:p w14:paraId="3ED9388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4</w:t>
            </w:r>
          </w:p>
        </w:tc>
        <w:tc>
          <w:tcPr>
            <w:tcW w:w="357" w:type="dxa"/>
            <w:gridSpan w:val="2"/>
            <w:vAlign w:val="center"/>
            <w:tcPrChange w:id="201" w:author="Juliette Cohen" w:date="2020-11-10T11:18:00Z">
              <w:tcPr>
                <w:tcW w:w="357" w:type="dxa"/>
                <w:gridSpan w:val="2"/>
                <w:vAlign w:val="center"/>
              </w:tcPr>
            </w:tcPrChange>
          </w:tcPr>
          <w:p w14:paraId="2E5A789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1</w:t>
            </w:r>
          </w:p>
        </w:tc>
        <w:tc>
          <w:tcPr>
            <w:tcW w:w="236" w:type="dxa"/>
            <w:shd w:val="clear" w:color="auto" w:fill="auto"/>
            <w:noWrap/>
            <w:vAlign w:val="center"/>
            <w:hideMark/>
            <w:tcPrChange w:id="202" w:author="Juliette Cohen" w:date="2020-11-10T11:18:00Z">
              <w:tcPr>
                <w:tcW w:w="236" w:type="dxa"/>
                <w:shd w:val="clear" w:color="auto" w:fill="auto"/>
                <w:noWrap/>
                <w:vAlign w:val="center"/>
                <w:hideMark/>
              </w:tcPr>
            </w:tcPrChange>
          </w:tcPr>
          <w:p w14:paraId="5FD0579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2</w:t>
            </w:r>
          </w:p>
        </w:tc>
        <w:tc>
          <w:tcPr>
            <w:tcW w:w="331" w:type="dxa"/>
            <w:shd w:val="clear" w:color="auto" w:fill="auto"/>
            <w:noWrap/>
            <w:vAlign w:val="center"/>
            <w:hideMark/>
            <w:tcPrChange w:id="203" w:author="Juliette Cohen" w:date="2020-11-10T11:18:00Z">
              <w:tcPr>
                <w:tcW w:w="331" w:type="dxa"/>
                <w:shd w:val="clear" w:color="auto" w:fill="auto"/>
                <w:noWrap/>
                <w:vAlign w:val="center"/>
                <w:hideMark/>
              </w:tcPr>
            </w:tcPrChange>
          </w:tcPr>
          <w:p w14:paraId="56BD6B4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3</w:t>
            </w:r>
          </w:p>
        </w:tc>
        <w:tc>
          <w:tcPr>
            <w:tcW w:w="331" w:type="dxa"/>
            <w:shd w:val="clear" w:color="auto" w:fill="auto"/>
            <w:noWrap/>
            <w:vAlign w:val="center"/>
            <w:hideMark/>
            <w:tcPrChange w:id="204" w:author="Juliette Cohen" w:date="2020-11-10T11:18:00Z">
              <w:tcPr>
                <w:tcW w:w="331" w:type="dxa"/>
                <w:shd w:val="clear" w:color="auto" w:fill="auto"/>
                <w:noWrap/>
                <w:vAlign w:val="center"/>
                <w:hideMark/>
              </w:tcPr>
            </w:tcPrChange>
          </w:tcPr>
          <w:p w14:paraId="3BC8CBA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4</w:t>
            </w:r>
          </w:p>
        </w:tc>
        <w:tc>
          <w:tcPr>
            <w:tcW w:w="299" w:type="dxa"/>
            <w:shd w:val="clear" w:color="auto" w:fill="auto"/>
            <w:noWrap/>
            <w:vAlign w:val="center"/>
            <w:hideMark/>
            <w:tcPrChange w:id="205" w:author="Juliette Cohen" w:date="2020-11-10T11:18:00Z">
              <w:tcPr>
                <w:tcW w:w="299" w:type="dxa"/>
                <w:shd w:val="clear" w:color="auto" w:fill="auto"/>
                <w:noWrap/>
                <w:vAlign w:val="center"/>
                <w:hideMark/>
              </w:tcPr>
            </w:tcPrChange>
          </w:tcPr>
          <w:p w14:paraId="21395EC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5</w:t>
            </w:r>
          </w:p>
        </w:tc>
        <w:tc>
          <w:tcPr>
            <w:tcW w:w="277" w:type="dxa"/>
            <w:gridSpan w:val="2"/>
            <w:vAlign w:val="center"/>
            <w:tcPrChange w:id="206" w:author="Juliette Cohen" w:date="2020-11-10T11:18:00Z">
              <w:tcPr>
                <w:tcW w:w="277" w:type="dxa"/>
                <w:vAlign w:val="center"/>
              </w:tcPr>
            </w:tcPrChange>
          </w:tcPr>
          <w:p w14:paraId="2AEE8491" w14:textId="33FFB6D1" w:rsidR="00603C37" w:rsidRPr="0030179A" w:rsidRDefault="00603C37" w:rsidP="004E7A37">
            <w:pPr>
              <w:spacing w:after="0" w:line="240" w:lineRule="auto"/>
              <w:jc w:val="center"/>
              <w:rPr>
                <w:ins w:id="207" w:author="Juliette Cohen" w:date="2020-11-10T11:03:00Z"/>
                <w:rFonts w:eastAsia="Times New Roman" w:cs="Calibri"/>
                <w:color w:val="000000"/>
                <w:sz w:val="16"/>
                <w:szCs w:val="16"/>
                <w:lang w:val="en-IE" w:eastAsia="en-GB"/>
              </w:rPr>
            </w:pPr>
            <w:ins w:id="208" w:author="Juliette Cohen" w:date="2020-11-10T11:05:00Z">
              <w:r w:rsidRPr="0030179A">
                <w:rPr>
                  <w:rFonts w:eastAsia="Times New Roman" w:cs="Calibri"/>
                  <w:color w:val="000000"/>
                  <w:sz w:val="16"/>
                  <w:szCs w:val="16"/>
                  <w:lang w:val="en-IE" w:eastAsia="en-GB"/>
                </w:rPr>
                <w:t>1</w:t>
              </w:r>
            </w:ins>
          </w:p>
        </w:tc>
        <w:tc>
          <w:tcPr>
            <w:tcW w:w="284" w:type="dxa"/>
            <w:vAlign w:val="center"/>
            <w:tcPrChange w:id="209" w:author="Juliette Cohen" w:date="2020-11-10T11:18:00Z">
              <w:tcPr>
                <w:tcW w:w="284" w:type="dxa"/>
                <w:gridSpan w:val="2"/>
                <w:vAlign w:val="center"/>
              </w:tcPr>
            </w:tcPrChange>
          </w:tcPr>
          <w:p w14:paraId="6D3D1F11" w14:textId="74154B30" w:rsidR="00603C37" w:rsidRPr="0030179A" w:rsidRDefault="00603C37" w:rsidP="004E7A37">
            <w:pPr>
              <w:spacing w:after="0" w:line="240" w:lineRule="auto"/>
              <w:jc w:val="center"/>
              <w:rPr>
                <w:ins w:id="210" w:author="Juliette Cohen" w:date="2020-11-10T11:04:00Z"/>
                <w:rFonts w:eastAsia="Times New Roman" w:cs="Calibri"/>
                <w:color w:val="000000"/>
                <w:sz w:val="16"/>
                <w:szCs w:val="16"/>
                <w:lang w:val="en-IE" w:eastAsia="en-GB"/>
              </w:rPr>
            </w:pPr>
            <w:ins w:id="211" w:author="Juliette Cohen" w:date="2020-11-10T11:05:00Z">
              <w:r w:rsidRPr="0030179A">
                <w:rPr>
                  <w:rFonts w:eastAsia="Times New Roman" w:cs="Calibri"/>
                  <w:color w:val="000000"/>
                  <w:sz w:val="16"/>
                  <w:szCs w:val="16"/>
                  <w:lang w:val="en-IE" w:eastAsia="en-GB"/>
                </w:rPr>
                <w:t>2</w:t>
              </w:r>
            </w:ins>
          </w:p>
        </w:tc>
        <w:tc>
          <w:tcPr>
            <w:tcW w:w="284" w:type="dxa"/>
            <w:vAlign w:val="center"/>
            <w:tcPrChange w:id="212" w:author="Juliette Cohen" w:date="2020-11-10T11:18:00Z">
              <w:tcPr>
                <w:tcW w:w="284" w:type="dxa"/>
                <w:vAlign w:val="center"/>
              </w:tcPr>
            </w:tcPrChange>
          </w:tcPr>
          <w:p w14:paraId="61305E3C" w14:textId="6FF2536A" w:rsidR="00603C37" w:rsidRPr="0030179A" w:rsidRDefault="00603C37" w:rsidP="004E7A37">
            <w:pPr>
              <w:spacing w:after="0" w:line="240" w:lineRule="auto"/>
              <w:jc w:val="center"/>
              <w:rPr>
                <w:ins w:id="213" w:author="Juliette Cohen" w:date="2020-11-10T11:04:00Z"/>
                <w:rFonts w:eastAsia="Times New Roman" w:cs="Calibri"/>
                <w:color w:val="000000"/>
                <w:sz w:val="16"/>
                <w:szCs w:val="16"/>
                <w:lang w:val="en-IE" w:eastAsia="en-GB"/>
              </w:rPr>
            </w:pPr>
            <w:ins w:id="214" w:author="Juliette Cohen" w:date="2020-11-10T11:05:00Z">
              <w:r w:rsidRPr="0030179A">
                <w:rPr>
                  <w:rFonts w:eastAsia="Times New Roman" w:cs="Calibri"/>
                  <w:color w:val="000000"/>
                  <w:sz w:val="16"/>
                  <w:szCs w:val="16"/>
                  <w:lang w:val="en-IE" w:eastAsia="en-GB"/>
                </w:rPr>
                <w:t>3</w:t>
              </w:r>
            </w:ins>
          </w:p>
        </w:tc>
        <w:tc>
          <w:tcPr>
            <w:tcW w:w="284" w:type="dxa"/>
            <w:vAlign w:val="center"/>
            <w:tcPrChange w:id="215" w:author="Juliette Cohen" w:date="2020-11-10T11:18:00Z">
              <w:tcPr>
                <w:tcW w:w="284" w:type="dxa"/>
                <w:vAlign w:val="center"/>
              </w:tcPr>
            </w:tcPrChange>
          </w:tcPr>
          <w:p w14:paraId="0BAC26E2" w14:textId="3E7707C3" w:rsidR="00603C37" w:rsidRPr="0030179A" w:rsidRDefault="00603C37" w:rsidP="004E7A37">
            <w:pPr>
              <w:spacing w:after="0" w:line="240" w:lineRule="auto"/>
              <w:jc w:val="center"/>
              <w:rPr>
                <w:ins w:id="216" w:author="Juliette Cohen" w:date="2020-11-10T11:05:00Z"/>
                <w:rFonts w:eastAsia="Times New Roman" w:cs="Calibri"/>
                <w:color w:val="000000"/>
                <w:sz w:val="16"/>
                <w:szCs w:val="16"/>
                <w:lang w:val="en-IE" w:eastAsia="en-GB"/>
              </w:rPr>
            </w:pPr>
            <w:ins w:id="217" w:author="Juliette Cohen" w:date="2020-11-10T11:05:00Z">
              <w:r w:rsidRPr="0030179A">
                <w:rPr>
                  <w:rFonts w:eastAsia="Times New Roman" w:cs="Calibri"/>
                  <w:color w:val="000000"/>
                  <w:sz w:val="16"/>
                  <w:szCs w:val="16"/>
                  <w:lang w:val="en-IE" w:eastAsia="en-GB"/>
                </w:rPr>
                <w:t>4</w:t>
              </w:r>
            </w:ins>
          </w:p>
        </w:tc>
        <w:tc>
          <w:tcPr>
            <w:tcW w:w="289" w:type="dxa"/>
            <w:vAlign w:val="center"/>
            <w:tcPrChange w:id="218" w:author="Juliette Cohen" w:date="2020-11-10T11:18:00Z">
              <w:tcPr>
                <w:tcW w:w="289" w:type="dxa"/>
                <w:vAlign w:val="center"/>
              </w:tcPr>
            </w:tcPrChange>
          </w:tcPr>
          <w:p w14:paraId="2CA968A9" w14:textId="7771A039" w:rsidR="00603C37" w:rsidRPr="0030179A" w:rsidRDefault="00603C37" w:rsidP="004E7A37">
            <w:pPr>
              <w:spacing w:after="0" w:line="240" w:lineRule="auto"/>
              <w:jc w:val="center"/>
              <w:rPr>
                <w:ins w:id="219" w:author="Juliette Cohen" w:date="2020-11-10T11:05:00Z"/>
                <w:rFonts w:eastAsia="Times New Roman" w:cs="Calibri"/>
                <w:color w:val="000000"/>
                <w:sz w:val="16"/>
                <w:szCs w:val="16"/>
                <w:lang w:val="en-IE" w:eastAsia="en-GB"/>
              </w:rPr>
            </w:pPr>
            <w:ins w:id="220" w:author="Juliette Cohen" w:date="2020-11-10T11:05:00Z">
              <w:r w:rsidRPr="0030179A">
                <w:rPr>
                  <w:rFonts w:eastAsia="Times New Roman" w:cs="Calibri"/>
                  <w:color w:val="000000"/>
                  <w:sz w:val="16"/>
                  <w:szCs w:val="16"/>
                  <w:lang w:val="en-IE" w:eastAsia="en-GB"/>
                </w:rPr>
                <w:t>5</w:t>
              </w:r>
            </w:ins>
          </w:p>
        </w:tc>
        <w:tc>
          <w:tcPr>
            <w:tcW w:w="282" w:type="dxa"/>
            <w:gridSpan w:val="2"/>
            <w:tcPrChange w:id="221" w:author="Juliette Cohen" w:date="2020-11-10T11:18:00Z">
              <w:tcPr>
                <w:tcW w:w="282" w:type="dxa"/>
              </w:tcPr>
            </w:tcPrChange>
          </w:tcPr>
          <w:p w14:paraId="1299E15B" w14:textId="31A017A0" w:rsidR="00603C37" w:rsidRPr="0030179A" w:rsidRDefault="00603C37" w:rsidP="004E7A37">
            <w:pPr>
              <w:spacing w:after="0" w:line="240" w:lineRule="auto"/>
              <w:jc w:val="center"/>
              <w:rPr>
                <w:ins w:id="222" w:author="Juliette Cohen" w:date="2020-11-10T11:06:00Z"/>
                <w:rFonts w:eastAsia="Times New Roman" w:cs="Calibri"/>
                <w:color w:val="000000"/>
                <w:sz w:val="16"/>
                <w:szCs w:val="16"/>
                <w:lang w:val="en-IE" w:eastAsia="en-GB"/>
              </w:rPr>
            </w:pPr>
            <w:ins w:id="223" w:author="Juliette Cohen" w:date="2020-11-10T11:08:00Z">
              <w:r>
                <w:rPr>
                  <w:rFonts w:eastAsia="Times New Roman" w:cs="Calibri"/>
                  <w:color w:val="000000"/>
                  <w:sz w:val="16"/>
                  <w:szCs w:val="16"/>
                  <w:lang w:val="en-IE" w:eastAsia="en-GB"/>
                </w:rPr>
                <w:t>1</w:t>
              </w:r>
            </w:ins>
          </w:p>
        </w:tc>
        <w:tc>
          <w:tcPr>
            <w:tcW w:w="282" w:type="dxa"/>
            <w:tcPrChange w:id="224" w:author="Juliette Cohen" w:date="2020-11-10T11:18:00Z">
              <w:tcPr>
                <w:tcW w:w="282" w:type="dxa"/>
                <w:gridSpan w:val="2"/>
              </w:tcPr>
            </w:tcPrChange>
          </w:tcPr>
          <w:p w14:paraId="1EDE2598" w14:textId="71229AE5" w:rsidR="00603C37" w:rsidRPr="0030179A" w:rsidRDefault="00603C37" w:rsidP="004E7A37">
            <w:pPr>
              <w:spacing w:after="0" w:line="240" w:lineRule="auto"/>
              <w:jc w:val="center"/>
              <w:rPr>
                <w:ins w:id="225" w:author="Juliette Cohen" w:date="2020-11-10T11:06:00Z"/>
                <w:rFonts w:eastAsia="Times New Roman" w:cs="Calibri"/>
                <w:color w:val="000000"/>
                <w:sz w:val="16"/>
                <w:szCs w:val="16"/>
                <w:lang w:val="en-IE" w:eastAsia="en-GB"/>
              </w:rPr>
            </w:pPr>
            <w:ins w:id="226" w:author="Juliette Cohen" w:date="2020-11-10T11:08:00Z">
              <w:r>
                <w:rPr>
                  <w:rFonts w:eastAsia="Times New Roman" w:cs="Calibri"/>
                  <w:color w:val="000000"/>
                  <w:sz w:val="16"/>
                  <w:szCs w:val="16"/>
                  <w:lang w:val="en-IE" w:eastAsia="en-GB"/>
                </w:rPr>
                <w:t>2</w:t>
              </w:r>
            </w:ins>
          </w:p>
        </w:tc>
        <w:tc>
          <w:tcPr>
            <w:tcW w:w="282" w:type="dxa"/>
            <w:tcPrChange w:id="227" w:author="Juliette Cohen" w:date="2020-11-10T11:18:00Z">
              <w:tcPr>
                <w:tcW w:w="282" w:type="dxa"/>
              </w:tcPr>
            </w:tcPrChange>
          </w:tcPr>
          <w:p w14:paraId="35A985EE" w14:textId="0ECD1DA8" w:rsidR="00603C37" w:rsidRPr="0030179A" w:rsidRDefault="00603C37" w:rsidP="004E7A37">
            <w:pPr>
              <w:spacing w:after="0" w:line="240" w:lineRule="auto"/>
              <w:jc w:val="center"/>
              <w:rPr>
                <w:ins w:id="228" w:author="Juliette Cohen" w:date="2020-11-10T11:06:00Z"/>
                <w:rFonts w:eastAsia="Times New Roman" w:cs="Calibri"/>
                <w:color w:val="000000"/>
                <w:sz w:val="16"/>
                <w:szCs w:val="16"/>
                <w:lang w:val="en-IE" w:eastAsia="en-GB"/>
              </w:rPr>
            </w:pPr>
            <w:ins w:id="229" w:author="Juliette Cohen" w:date="2020-11-10T11:08:00Z">
              <w:r>
                <w:rPr>
                  <w:rFonts w:eastAsia="Times New Roman" w:cs="Calibri"/>
                  <w:color w:val="000000"/>
                  <w:sz w:val="16"/>
                  <w:szCs w:val="16"/>
                  <w:lang w:val="en-IE" w:eastAsia="en-GB"/>
                </w:rPr>
                <w:t>3</w:t>
              </w:r>
            </w:ins>
          </w:p>
        </w:tc>
        <w:tc>
          <w:tcPr>
            <w:tcW w:w="282" w:type="dxa"/>
            <w:tcPrChange w:id="230" w:author="Juliette Cohen" w:date="2020-11-10T11:18:00Z">
              <w:tcPr>
                <w:tcW w:w="282" w:type="dxa"/>
              </w:tcPr>
            </w:tcPrChange>
          </w:tcPr>
          <w:p w14:paraId="33FED0B8" w14:textId="77E192EC" w:rsidR="00603C37" w:rsidRPr="0030179A" w:rsidRDefault="00603C37" w:rsidP="004E7A37">
            <w:pPr>
              <w:spacing w:after="0" w:line="240" w:lineRule="auto"/>
              <w:jc w:val="center"/>
              <w:rPr>
                <w:ins w:id="231" w:author="Juliette Cohen" w:date="2020-11-10T11:06:00Z"/>
                <w:rFonts w:eastAsia="Times New Roman" w:cs="Calibri"/>
                <w:color w:val="000000"/>
                <w:sz w:val="16"/>
                <w:szCs w:val="16"/>
                <w:lang w:val="en-IE" w:eastAsia="en-GB"/>
              </w:rPr>
            </w:pPr>
            <w:ins w:id="232" w:author="Juliette Cohen" w:date="2020-11-10T11:08:00Z">
              <w:r>
                <w:rPr>
                  <w:rFonts w:eastAsia="Times New Roman" w:cs="Calibri"/>
                  <w:color w:val="000000"/>
                  <w:sz w:val="16"/>
                  <w:szCs w:val="16"/>
                  <w:lang w:val="en-IE" w:eastAsia="en-GB"/>
                </w:rPr>
                <w:t>4</w:t>
              </w:r>
            </w:ins>
          </w:p>
        </w:tc>
      </w:tr>
      <w:tr w:rsidR="00603C37" w:rsidRPr="0030179A" w14:paraId="16289339" w14:textId="5199F3C4" w:rsidTr="004E7A37">
        <w:tblPrEx>
          <w:tblPrExChange w:id="233" w:author="Juliette Cohen" w:date="2020-11-10T11:18:00Z">
            <w:tblPrEx>
              <w:tblW w:w="10518" w:type="dxa"/>
            </w:tblPrEx>
          </w:tblPrExChange>
        </w:tblPrEx>
        <w:trPr>
          <w:gridAfter w:val="1"/>
          <w:wAfter w:w="15" w:type="dxa"/>
          <w:trHeight w:val="270"/>
          <w:trPrChange w:id="234" w:author="Juliette Cohen" w:date="2020-11-10T11:18:00Z">
            <w:trPr>
              <w:gridAfter w:val="1"/>
              <w:wAfter w:w="18" w:type="dxa"/>
              <w:trHeight w:val="270"/>
            </w:trPr>
          </w:trPrChange>
        </w:trPr>
        <w:tc>
          <w:tcPr>
            <w:tcW w:w="1271" w:type="dxa"/>
            <w:shd w:val="clear" w:color="auto" w:fill="auto"/>
            <w:noWrap/>
            <w:vAlign w:val="center"/>
            <w:hideMark/>
            <w:tcPrChange w:id="235" w:author="Juliette Cohen" w:date="2020-11-10T11:18:00Z">
              <w:tcPr>
                <w:tcW w:w="1271" w:type="dxa"/>
                <w:shd w:val="clear" w:color="auto" w:fill="auto"/>
                <w:noWrap/>
                <w:vAlign w:val="center"/>
                <w:hideMark/>
              </w:tcPr>
            </w:tcPrChange>
          </w:tcPr>
          <w:p w14:paraId="552E6269"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Inception and Kick-off</w:t>
            </w:r>
          </w:p>
        </w:tc>
        <w:tc>
          <w:tcPr>
            <w:tcW w:w="283" w:type="dxa"/>
            <w:shd w:val="clear" w:color="auto" w:fill="auto"/>
            <w:noWrap/>
            <w:vAlign w:val="center"/>
            <w:hideMark/>
            <w:tcPrChange w:id="236" w:author="Juliette Cohen" w:date="2020-11-10T11:18:00Z">
              <w:tcPr>
                <w:tcW w:w="283" w:type="dxa"/>
                <w:shd w:val="clear" w:color="auto" w:fill="auto"/>
                <w:noWrap/>
                <w:vAlign w:val="center"/>
                <w:hideMark/>
              </w:tcPr>
            </w:tcPrChange>
          </w:tcPr>
          <w:p w14:paraId="6F8239F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83" w:type="dxa"/>
            <w:shd w:val="clear" w:color="auto" w:fill="auto"/>
            <w:noWrap/>
            <w:vAlign w:val="center"/>
            <w:hideMark/>
            <w:tcPrChange w:id="237" w:author="Juliette Cohen" w:date="2020-11-10T11:18:00Z">
              <w:tcPr>
                <w:tcW w:w="283" w:type="dxa"/>
                <w:shd w:val="clear" w:color="auto" w:fill="auto"/>
                <w:noWrap/>
                <w:vAlign w:val="center"/>
                <w:hideMark/>
              </w:tcPr>
            </w:tcPrChange>
          </w:tcPr>
          <w:p w14:paraId="71F5F70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238" w:author="Juliette Cohen" w:date="2020-11-10T11:18:00Z">
              <w:tcPr>
                <w:tcW w:w="305" w:type="dxa"/>
                <w:shd w:val="clear" w:color="auto" w:fill="auto"/>
                <w:noWrap/>
                <w:vAlign w:val="center"/>
                <w:hideMark/>
              </w:tcPr>
            </w:tcPrChange>
          </w:tcPr>
          <w:p w14:paraId="0412494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239" w:author="Juliette Cohen" w:date="2020-11-10T11:18:00Z">
              <w:tcPr>
                <w:tcW w:w="236" w:type="dxa"/>
                <w:shd w:val="clear" w:color="auto" w:fill="auto"/>
                <w:noWrap/>
                <w:vAlign w:val="center"/>
                <w:hideMark/>
              </w:tcPr>
            </w:tcPrChange>
          </w:tcPr>
          <w:p w14:paraId="4C91966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vAlign w:val="center"/>
            <w:tcPrChange w:id="240" w:author="Juliette Cohen" w:date="2020-11-10T11:18:00Z">
              <w:tcPr>
                <w:tcW w:w="287" w:type="dxa"/>
                <w:gridSpan w:val="2"/>
                <w:vAlign w:val="center"/>
              </w:tcPr>
            </w:tcPrChange>
          </w:tcPr>
          <w:p w14:paraId="08450D4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241" w:author="Juliette Cohen" w:date="2020-11-10T11:18:00Z">
              <w:tcPr>
                <w:tcW w:w="331" w:type="dxa"/>
                <w:shd w:val="clear" w:color="auto" w:fill="auto"/>
                <w:noWrap/>
                <w:vAlign w:val="center"/>
                <w:hideMark/>
              </w:tcPr>
            </w:tcPrChange>
          </w:tcPr>
          <w:p w14:paraId="5C1AEDF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242" w:author="Juliette Cohen" w:date="2020-11-10T11:18:00Z">
              <w:tcPr>
                <w:tcW w:w="331" w:type="dxa"/>
                <w:shd w:val="clear" w:color="auto" w:fill="auto"/>
                <w:noWrap/>
                <w:vAlign w:val="center"/>
                <w:hideMark/>
              </w:tcPr>
            </w:tcPrChange>
          </w:tcPr>
          <w:p w14:paraId="102773F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243" w:author="Juliette Cohen" w:date="2020-11-10T11:18:00Z">
              <w:tcPr>
                <w:tcW w:w="332" w:type="dxa"/>
                <w:shd w:val="clear" w:color="auto" w:fill="auto"/>
                <w:noWrap/>
                <w:vAlign w:val="center"/>
                <w:hideMark/>
              </w:tcPr>
            </w:tcPrChange>
          </w:tcPr>
          <w:p w14:paraId="5498D22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244" w:author="Juliette Cohen" w:date="2020-11-10T11:18:00Z">
              <w:tcPr>
                <w:tcW w:w="305" w:type="dxa"/>
                <w:shd w:val="clear" w:color="auto" w:fill="auto"/>
                <w:noWrap/>
                <w:vAlign w:val="center"/>
                <w:hideMark/>
              </w:tcPr>
            </w:tcPrChange>
          </w:tcPr>
          <w:p w14:paraId="05C1F81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245" w:author="Juliette Cohen" w:date="2020-11-10T11:18:00Z">
              <w:tcPr>
                <w:tcW w:w="316" w:type="dxa"/>
                <w:shd w:val="clear" w:color="auto" w:fill="auto"/>
                <w:noWrap/>
                <w:vAlign w:val="center"/>
                <w:hideMark/>
              </w:tcPr>
            </w:tcPrChange>
          </w:tcPr>
          <w:p w14:paraId="7D570B0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246" w:author="Juliette Cohen" w:date="2020-11-10T11:18:00Z">
              <w:tcPr>
                <w:tcW w:w="357" w:type="dxa"/>
                <w:shd w:val="clear" w:color="auto" w:fill="auto"/>
                <w:noWrap/>
                <w:vAlign w:val="center"/>
                <w:hideMark/>
              </w:tcPr>
            </w:tcPrChange>
          </w:tcPr>
          <w:p w14:paraId="0F4EFDB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247" w:author="Juliette Cohen" w:date="2020-11-10T11:18:00Z">
              <w:tcPr>
                <w:tcW w:w="285" w:type="dxa"/>
                <w:shd w:val="clear" w:color="auto" w:fill="auto"/>
                <w:noWrap/>
                <w:vAlign w:val="center"/>
                <w:hideMark/>
              </w:tcPr>
            </w:tcPrChange>
          </w:tcPr>
          <w:p w14:paraId="6468E83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248" w:author="Juliette Cohen" w:date="2020-11-10T11:18:00Z">
              <w:tcPr>
                <w:tcW w:w="359" w:type="dxa"/>
                <w:shd w:val="clear" w:color="auto" w:fill="auto"/>
                <w:noWrap/>
                <w:vAlign w:val="center"/>
                <w:hideMark/>
              </w:tcPr>
            </w:tcPrChange>
          </w:tcPr>
          <w:p w14:paraId="27A26F4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249" w:author="Juliette Cohen" w:date="2020-11-10T11:18:00Z">
              <w:tcPr>
                <w:tcW w:w="285" w:type="dxa"/>
                <w:shd w:val="clear" w:color="auto" w:fill="auto"/>
                <w:noWrap/>
                <w:vAlign w:val="center"/>
                <w:hideMark/>
              </w:tcPr>
            </w:tcPrChange>
          </w:tcPr>
          <w:p w14:paraId="1D94186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250" w:author="Juliette Cohen" w:date="2020-11-10T11:18:00Z">
              <w:tcPr>
                <w:tcW w:w="241" w:type="dxa"/>
                <w:shd w:val="clear" w:color="auto" w:fill="auto"/>
                <w:noWrap/>
                <w:vAlign w:val="center"/>
                <w:hideMark/>
              </w:tcPr>
            </w:tcPrChange>
          </w:tcPr>
          <w:p w14:paraId="55796CA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251" w:author="Juliette Cohen" w:date="2020-11-10T11:18:00Z">
              <w:tcPr>
                <w:tcW w:w="357" w:type="dxa"/>
                <w:shd w:val="clear" w:color="auto" w:fill="auto"/>
                <w:noWrap/>
                <w:vAlign w:val="center"/>
                <w:hideMark/>
              </w:tcPr>
            </w:tcPrChange>
          </w:tcPr>
          <w:p w14:paraId="2E49395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252" w:author="Juliette Cohen" w:date="2020-11-10T11:18:00Z">
              <w:tcPr>
                <w:tcW w:w="236" w:type="dxa"/>
                <w:shd w:val="clear" w:color="auto" w:fill="auto"/>
                <w:noWrap/>
                <w:vAlign w:val="center"/>
                <w:hideMark/>
              </w:tcPr>
            </w:tcPrChange>
          </w:tcPr>
          <w:p w14:paraId="4A29010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vAlign w:val="center"/>
            <w:tcPrChange w:id="253" w:author="Juliette Cohen" w:date="2020-11-10T11:18:00Z">
              <w:tcPr>
                <w:tcW w:w="357" w:type="dxa"/>
                <w:gridSpan w:val="2"/>
                <w:vAlign w:val="center"/>
              </w:tcPr>
            </w:tcPrChange>
          </w:tcPr>
          <w:p w14:paraId="2218C47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254" w:author="Juliette Cohen" w:date="2020-11-10T11:18:00Z">
              <w:tcPr>
                <w:tcW w:w="236" w:type="dxa"/>
                <w:shd w:val="clear" w:color="auto" w:fill="auto"/>
                <w:noWrap/>
                <w:vAlign w:val="center"/>
                <w:hideMark/>
              </w:tcPr>
            </w:tcPrChange>
          </w:tcPr>
          <w:p w14:paraId="2B35735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255" w:author="Juliette Cohen" w:date="2020-11-10T11:18:00Z">
              <w:tcPr>
                <w:tcW w:w="331" w:type="dxa"/>
                <w:shd w:val="clear" w:color="auto" w:fill="auto"/>
                <w:noWrap/>
                <w:vAlign w:val="center"/>
                <w:hideMark/>
              </w:tcPr>
            </w:tcPrChange>
          </w:tcPr>
          <w:p w14:paraId="3C971C0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256" w:author="Juliette Cohen" w:date="2020-11-10T11:18:00Z">
              <w:tcPr>
                <w:tcW w:w="331" w:type="dxa"/>
                <w:shd w:val="clear" w:color="auto" w:fill="auto"/>
                <w:noWrap/>
                <w:vAlign w:val="center"/>
                <w:hideMark/>
              </w:tcPr>
            </w:tcPrChange>
          </w:tcPr>
          <w:p w14:paraId="0C1B650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257" w:author="Juliette Cohen" w:date="2020-11-10T11:18:00Z">
              <w:tcPr>
                <w:tcW w:w="299" w:type="dxa"/>
                <w:shd w:val="clear" w:color="auto" w:fill="auto"/>
                <w:noWrap/>
                <w:vAlign w:val="center"/>
                <w:hideMark/>
              </w:tcPr>
            </w:tcPrChange>
          </w:tcPr>
          <w:p w14:paraId="11FF9CA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258" w:author="Juliette Cohen" w:date="2020-11-10T11:18:00Z">
              <w:tcPr>
                <w:tcW w:w="277" w:type="dxa"/>
              </w:tcPr>
            </w:tcPrChange>
          </w:tcPr>
          <w:p w14:paraId="5DE6E9B7" w14:textId="77777777" w:rsidR="00603C37" w:rsidRPr="0030179A" w:rsidRDefault="00603C37" w:rsidP="004E7A37">
            <w:pPr>
              <w:spacing w:after="0" w:line="240" w:lineRule="auto"/>
              <w:jc w:val="center"/>
              <w:rPr>
                <w:ins w:id="259" w:author="Juliette Cohen" w:date="2020-11-10T11:03:00Z"/>
                <w:rFonts w:eastAsia="Times New Roman" w:cs="Calibri"/>
                <w:color w:val="000000"/>
                <w:sz w:val="16"/>
                <w:szCs w:val="16"/>
                <w:lang w:val="en-IE" w:eastAsia="en-GB"/>
              </w:rPr>
            </w:pPr>
          </w:p>
        </w:tc>
        <w:tc>
          <w:tcPr>
            <w:tcW w:w="284" w:type="dxa"/>
            <w:tcPrChange w:id="260" w:author="Juliette Cohen" w:date="2020-11-10T11:18:00Z">
              <w:tcPr>
                <w:tcW w:w="284" w:type="dxa"/>
                <w:gridSpan w:val="2"/>
              </w:tcPr>
            </w:tcPrChange>
          </w:tcPr>
          <w:p w14:paraId="43279C78" w14:textId="77777777" w:rsidR="00603C37" w:rsidRPr="0030179A" w:rsidRDefault="00603C37" w:rsidP="004E7A37">
            <w:pPr>
              <w:spacing w:after="0" w:line="240" w:lineRule="auto"/>
              <w:jc w:val="center"/>
              <w:rPr>
                <w:ins w:id="261" w:author="Juliette Cohen" w:date="2020-11-10T11:04:00Z"/>
                <w:rFonts w:eastAsia="Times New Roman" w:cs="Calibri"/>
                <w:color w:val="000000"/>
                <w:sz w:val="16"/>
                <w:szCs w:val="16"/>
                <w:lang w:val="en-IE" w:eastAsia="en-GB"/>
              </w:rPr>
            </w:pPr>
          </w:p>
        </w:tc>
        <w:tc>
          <w:tcPr>
            <w:tcW w:w="284" w:type="dxa"/>
            <w:tcPrChange w:id="262" w:author="Juliette Cohen" w:date="2020-11-10T11:18:00Z">
              <w:tcPr>
                <w:tcW w:w="284" w:type="dxa"/>
              </w:tcPr>
            </w:tcPrChange>
          </w:tcPr>
          <w:p w14:paraId="5874CFD5" w14:textId="77777777" w:rsidR="00603C37" w:rsidRPr="0030179A" w:rsidRDefault="00603C37" w:rsidP="004E7A37">
            <w:pPr>
              <w:spacing w:after="0" w:line="240" w:lineRule="auto"/>
              <w:jc w:val="center"/>
              <w:rPr>
                <w:ins w:id="263" w:author="Juliette Cohen" w:date="2020-11-10T11:04:00Z"/>
                <w:rFonts w:eastAsia="Times New Roman" w:cs="Calibri"/>
                <w:color w:val="000000"/>
                <w:sz w:val="16"/>
                <w:szCs w:val="16"/>
                <w:lang w:val="en-IE" w:eastAsia="en-GB"/>
              </w:rPr>
            </w:pPr>
          </w:p>
        </w:tc>
        <w:tc>
          <w:tcPr>
            <w:tcW w:w="284" w:type="dxa"/>
            <w:tcPrChange w:id="264" w:author="Juliette Cohen" w:date="2020-11-10T11:18:00Z">
              <w:tcPr>
                <w:tcW w:w="284" w:type="dxa"/>
              </w:tcPr>
            </w:tcPrChange>
          </w:tcPr>
          <w:p w14:paraId="018EF9A6" w14:textId="77777777" w:rsidR="00603C37" w:rsidRPr="0030179A" w:rsidRDefault="00603C37" w:rsidP="004E7A37">
            <w:pPr>
              <w:spacing w:after="0" w:line="240" w:lineRule="auto"/>
              <w:jc w:val="center"/>
              <w:rPr>
                <w:ins w:id="265" w:author="Juliette Cohen" w:date="2020-11-10T11:05:00Z"/>
                <w:rFonts w:eastAsia="Times New Roman" w:cs="Calibri"/>
                <w:color w:val="000000"/>
                <w:sz w:val="16"/>
                <w:szCs w:val="16"/>
                <w:lang w:val="en-IE" w:eastAsia="en-GB"/>
              </w:rPr>
            </w:pPr>
          </w:p>
        </w:tc>
        <w:tc>
          <w:tcPr>
            <w:tcW w:w="289" w:type="dxa"/>
            <w:tcPrChange w:id="266" w:author="Juliette Cohen" w:date="2020-11-10T11:18:00Z">
              <w:tcPr>
                <w:tcW w:w="289" w:type="dxa"/>
              </w:tcPr>
            </w:tcPrChange>
          </w:tcPr>
          <w:p w14:paraId="59CC5A3D" w14:textId="77777777" w:rsidR="00603C37" w:rsidRPr="0030179A" w:rsidRDefault="00603C37" w:rsidP="004E7A37">
            <w:pPr>
              <w:spacing w:after="0" w:line="240" w:lineRule="auto"/>
              <w:jc w:val="center"/>
              <w:rPr>
                <w:ins w:id="267" w:author="Juliette Cohen" w:date="2020-11-10T11:05:00Z"/>
                <w:rFonts w:eastAsia="Times New Roman" w:cs="Calibri"/>
                <w:color w:val="000000"/>
                <w:sz w:val="16"/>
                <w:szCs w:val="16"/>
                <w:lang w:val="en-IE" w:eastAsia="en-GB"/>
              </w:rPr>
            </w:pPr>
          </w:p>
        </w:tc>
        <w:tc>
          <w:tcPr>
            <w:tcW w:w="282" w:type="dxa"/>
            <w:gridSpan w:val="2"/>
            <w:tcPrChange w:id="268" w:author="Juliette Cohen" w:date="2020-11-10T11:18:00Z">
              <w:tcPr>
                <w:tcW w:w="282" w:type="dxa"/>
              </w:tcPr>
            </w:tcPrChange>
          </w:tcPr>
          <w:p w14:paraId="71905E80" w14:textId="77777777" w:rsidR="00603C37" w:rsidRPr="0030179A" w:rsidRDefault="00603C37" w:rsidP="004E7A37">
            <w:pPr>
              <w:spacing w:after="0" w:line="240" w:lineRule="auto"/>
              <w:jc w:val="center"/>
              <w:rPr>
                <w:ins w:id="269" w:author="Juliette Cohen" w:date="2020-11-10T11:06:00Z"/>
                <w:rFonts w:eastAsia="Times New Roman" w:cs="Calibri"/>
                <w:color w:val="000000"/>
                <w:sz w:val="16"/>
                <w:szCs w:val="16"/>
                <w:lang w:val="en-IE" w:eastAsia="en-GB"/>
              </w:rPr>
            </w:pPr>
          </w:p>
        </w:tc>
        <w:tc>
          <w:tcPr>
            <w:tcW w:w="282" w:type="dxa"/>
            <w:tcPrChange w:id="270" w:author="Juliette Cohen" w:date="2020-11-10T11:18:00Z">
              <w:tcPr>
                <w:tcW w:w="282" w:type="dxa"/>
                <w:gridSpan w:val="2"/>
              </w:tcPr>
            </w:tcPrChange>
          </w:tcPr>
          <w:p w14:paraId="155E4C45" w14:textId="77777777" w:rsidR="00603C37" w:rsidRPr="0030179A" w:rsidRDefault="00603C37" w:rsidP="004E7A37">
            <w:pPr>
              <w:spacing w:after="0" w:line="240" w:lineRule="auto"/>
              <w:jc w:val="center"/>
              <w:rPr>
                <w:ins w:id="271" w:author="Juliette Cohen" w:date="2020-11-10T11:06:00Z"/>
                <w:rFonts w:eastAsia="Times New Roman" w:cs="Calibri"/>
                <w:color w:val="000000"/>
                <w:sz w:val="16"/>
                <w:szCs w:val="16"/>
                <w:lang w:val="en-IE" w:eastAsia="en-GB"/>
              </w:rPr>
            </w:pPr>
          </w:p>
        </w:tc>
        <w:tc>
          <w:tcPr>
            <w:tcW w:w="282" w:type="dxa"/>
            <w:tcPrChange w:id="272" w:author="Juliette Cohen" w:date="2020-11-10T11:18:00Z">
              <w:tcPr>
                <w:tcW w:w="282" w:type="dxa"/>
              </w:tcPr>
            </w:tcPrChange>
          </w:tcPr>
          <w:p w14:paraId="3050828A" w14:textId="77777777" w:rsidR="00603C37" w:rsidRPr="0030179A" w:rsidRDefault="00603C37" w:rsidP="004E7A37">
            <w:pPr>
              <w:spacing w:after="0" w:line="240" w:lineRule="auto"/>
              <w:jc w:val="center"/>
              <w:rPr>
                <w:ins w:id="273" w:author="Juliette Cohen" w:date="2020-11-10T11:06:00Z"/>
                <w:rFonts w:eastAsia="Times New Roman" w:cs="Calibri"/>
                <w:color w:val="000000"/>
                <w:sz w:val="16"/>
                <w:szCs w:val="16"/>
                <w:lang w:val="en-IE" w:eastAsia="en-GB"/>
              </w:rPr>
            </w:pPr>
          </w:p>
        </w:tc>
        <w:tc>
          <w:tcPr>
            <w:tcW w:w="282" w:type="dxa"/>
            <w:tcPrChange w:id="274" w:author="Juliette Cohen" w:date="2020-11-10T11:18:00Z">
              <w:tcPr>
                <w:tcW w:w="282" w:type="dxa"/>
              </w:tcPr>
            </w:tcPrChange>
          </w:tcPr>
          <w:p w14:paraId="1A2986A3" w14:textId="77777777" w:rsidR="00603C37" w:rsidRPr="0030179A" w:rsidRDefault="00603C37" w:rsidP="004E7A37">
            <w:pPr>
              <w:spacing w:after="0" w:line="240" w:lineRule="auto"/>
              <w:jc w:val="center"/>
              <w:rPr>
                <w:ins w:id="275" w:author="Juliette Cohen" w:date="2020-11-10T11:06:00Z"/>
                <w:rFonts w:eastAsia="Times New Roman" w:cs="Calibri"/>
                <w:color w:val="000000"/>
                <w:sz w:val="16"/>
                <w:szCs w:val="16"/>
                <w:lang w:val="en-IE" w:eastAsia="en-GB"/>
              </w:rPr>
            </w:pPr>
          </w:p>
        </w:tc>
      </w:tr>
      <w:tr w:rsidR="00603C37" w:rsidRPr="0030179A" w14:paraId="5EA06A0A" w14:textId="461EEC4A" w:rsidTr="004E7A37">
        <w:tblPrEx>
          <w:tblPrExChange w:id="276" w:author="Juliette Cohen" w:date="2020-11-10T11:18:00Z">
            <w:tblPrEx>
              <w:tblW w:w="10518" w:type="dxa"/>
            </w:tblPrEx>
          </w:tblPrExChange>
        </w:tblPrEx>
        <w:trPr>
          <w:gridAfter w:val="1"/>
          <w:wAfter w:w="15" w:type="dxa"/>
          <w:trHeight w:val="270"/>
          <w:trPrChange w:id="277" w:author="Juliette Cohen" w:date="2020-11-10T11:18:00Z">
            <w:trPr>
              <w:gridAfter w:val="1"/>
              <w:wAfter w:w="18" w:type="dxa"/>
              <w:trHeight w:val="270"/>
            </w:trPr>
          </w:trPrChange>
        </w:trPr>
        <w:tc>
          <w:tcPr>
            <w:tcW w:w="1271" w:type="dxa"/>
            <w:shd w:val="clear" w:color="auto" w:fill="auto"/>
            <w:noWrap/>
            <w:vAlign w:val="center"/>
            <w:tcPrChange w:id="278" w:author="Juliette Cohen" w:date="2020-11-10T11:18:00Z">
              <w:tcPr>
                <w:tcW w:w="1271" w:type="dxa"/>
                <w:shd w:val="clear" w:color="auto" w:fill="auto"/>
                <w:noWrap/>
                <w:vAlign w:val="center"/>
              </w:tcPr>
            </w:tcPrChange>
          </w:tcPr>
          <w:p w14:paraId="2DA4B72B"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TOR development</w:t>
            </w:r>
          </w:p>
        </w:tc>
        <w:tc>
          <w:tcPr>
            <w:tcW w:w="283" w:type="dxa"/>
            <w:shd w:val="clear" w:color="auto" w:fill="auto"/>
            <w:noWrap/>
            <w:vAlign w:val="center"/>
            <w:tcPrChange w:id="279" w:author="Juliette Cohen" w:date="2020-11-10T11:18:00Z">
              <w:tcPr>
                <w:tcW w:w="283" w:type="dxa"/>
                <w:shd w:val="clear" w:color="auto" w:fill="auto"/>
                <w:noWrap/>
                <w:vAlign w:val="center"/>
              </w:tcPr>
            </w:tcPrChange>
          </w:tcPr>
          <w:p w14:paraId="2313AEB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tcPrChange w:id="280" w:author="Juliette Cohen" w:date="2020-11-10T11:18:00Z">
              <w:tcPr>
                <w:tcW w:w="283" w:type="dxa"/>
                <w:shd w:val="clear" w:color="auto" w:fill="auto"/>
                <w:noWrap/>
                <w:vAlign w:val="center"/>
              </w:tcPr>
            </w:tcPrChange>
          </w:tcPr>
          <w:p w14:paraId="4522378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05" w:type="dxa"/>
            <w:shd w:val="clear" w:color="auto" w:fill="auto"/>
            <w:noWrap/>
            <w:vAlign w:val="center"/>
            <w:tcPrChange w:id="281" w:author="Juliette Cohen" w:date="2020-11-10T11:18:00Z">
              <w:tcPr>
                <w:tcW w:w="305" w:type="dxa"/>
                <w:shd w:val="clear" w:color="auto" w:fill="auto"/>
                <w:noWrap/>
                <w:vAlign w:val="center"/>
              </w:tcPr>
            </w:tcPrChange>
          </w:tcPr>
          <w:p w14:paraId="4CB95E2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36" w:type="dxa"/>
            <w:shd w:val="clear" w:color="auto" w:fill="auto"/>
            <w:noWrap/>
            <w:vAlign w:val="center"/>
            <w:tcPrChange w:id="282" w:author="Juliette Cohen" w:date="2020-11-10T11:18:00Z">
              <w:tcPr>
                <w:tcW w:w="236" w:type="dxa"/>
                <w:shd w:val="clear" w:color="auto" w:fill="auto"/>
                <w:noWrap/>
                <w:vAlign w:val="center"/>
              </w:tcPr>
            </w:tcPrChange>
          </w:tcPr>
          <w:p w14:paraId="7E5EFBA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vAlign w:val="center"/>
            <w:tcPrChange w:id="283" w:author="Juliette Cohen" w:date="2020-11-10T11:18:00Z">
              <w:tcPr>
                <w:tcW w:w="287" w:type="dxa"/>
                <w:gridSpan w:val="2"/>
                <w:vAlign w:val="center"/>
              </w:tcPr>
            </w:tcPrChange>
          </w:tcPr>
          <w:p w14:paraId="1CE81F1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284" w:author="Juliette Cohen" w:date="2020-11-10T11:18:00Z">
              <w:tcPr>
                <w:tcW w:w="331" w:type="dxa"/>
                <w:shd w:val="clear" w:color="auto" w:fill="auto"/>
                <w:noWrap/>
                <w:vAlign w:val="center"/>
              </w:tcPr>
            </w:tcPrChange>
          </w:tcPr>
          <w:p w14:paraId="0FFC7F0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285" w:author="Juliette Cohen" w:date="2020-11-10T11:18:00Z">
              <w:tcPr>
                <w:tcW w:w="331" w:type="dxa"/>
                <w:shd w:val="clear" w:color="auto" w:fill="auto"/>
                <w:noWrap/>
                <w:vAlign w:val="center"/>
              </w:tcPr>
            </w:tcPrChange>
          </w:tcPr>
          <w:p w14:paraId="64A3188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tcPrChange w:id="286" w:author="Juliette Cohen" w:date="2020-11-10T11:18:00Z">
              <w:tcPr>
                <w:tcW w:w="332" w:type="dxa"/>
                <w:shd w:val="clear" w:color="auto" w:fill="auto"/>
                <w:noWrap/>
                <w:vAlign w:val="center"/>
              </w:tcPr>
            </w:tcPrChange>
          </w:tcPr>
          <w:p w14:paraId="5FF1923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287" w:author="Juliette Cohen" w:date="2020-11-10T11:18:00Z">
              <w:tcPr>
                <w:tcW w:w="305" w:type="dxa"/>
                <w:shd w:val="clear" w:color="auto" w:fill="auto"/>
                <w:noWrap/>
                <w:vAlign w:val="center"/>
              </w:tcPr>
            </w:tcPrChange>
          </w:tcPr>
          <w:p w14:paraId="5184372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tcPrChange w:id="288" w:author="Juliette Cohen" w:date="2020-11-10T11:18:00Z">
              <w:tcPr>
                <w:tcW w:w="316" w:type="dxa"/>
                <w:shd w:val="clear" w:color="auto" w:fill="auto"/>
                <w:noWrap/>
                <w:vAlign w:val="center"/>
              </w:tcPr>
            </w:tcPrChange>
          </w:tcPr>
          <w:p w14:paraId="5843C85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tcPrChange w:id="289" w:author="Juliette Cohen" w:date="2020-11-10T11:18:00Z">
              <w:tcPr>
                <w:tcW w:w="357" w:type="dxa"/>
                <w:shd w:val="clear" w:color="auto" w:fill="auto"/>
                <w:noWrap/>
                <w:vAlign w:val="center"/>
              </w:tcPr>
            </w:tcPrChange>
          </w:tcPr>
          <w:p w14:paraId="3B69021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290" w:author="Juliette Cohen" w:date="2020-11-10T11:18:00Z">
              <w:tcPr>
                <w:tcW w:w="285" w:type="dxa"/>
                <w:shd w:val="clear" w:color="auto" w:fill="auto"/>
                <w:noWrap/>
                <w:vAlign w:val="center"/>
              </w:tcPr>
            </w:tcPrChange>
          </w:tcPr>
          <w:p w14:paraId="4682732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291" w:author="Juliette Cohen" w:date="2020-11-10T11:18:00Z">
              <w:tcPr>
                <w:tcW w:w="359" w:type="dxa"/>
                <w:shd w:val="clear" w:color="auto" w:fill="auto"/>
                <w:noWrap/>
                <w:vAlign w:val="center"/>
              </w:tcPr>
            </w:tcPrChange>
          </w:tcPr>
          <w:p w14:paraId="158801C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292" w:author="Juliette Cohen" w:date="2020-11-10T11:18:00Z">
              <w:tcPr>
                <w:tcW w:w="285" w:type="dxa"/>
                <w:shd w:val="clear" w:color="auto" w:fill="auto"/>
                <w:noWrap/>
                <w:vAlign w:val="center"/>
              </w:tcPr>
            </w:tcPrChange>
          </w:tcPr>
          <w:p w14:paraId="1DB9C12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293" w:author="Juliette Cohen" w:date="2020-11-10T11:18:00Z">
              <w:tcPr>
                <w:tcW w:w="241" w:type="dxa"/>
                <w:shd w:val="clear" w:color="auto" w:fill="auto"/>
                <w:noWrap/>
                <w:vAlign w:val="center"/>
              </w:tcPr>
            </w:tcPrChange>
          </w:tcPr>
          <w:p w14:paraId="7A33F16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tcPrChange w:id="294" w:author="Juliette Cohen" w:date="2020-11-10T11:18:00Z">
              <w:tcPr>
                <w:tcW w:w="357" w:type="dxa"/>
                <w:shd w:val="clear" w:color="auto" w:fill="auto"/>
                <w:noWrap/>
                <w:vAlign w:val="center"/>
              </w:tcPr>
            </w:tcPrChange>
          </w:tcPr>
          <w:p w14:paraId="35C0B60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295" w:author="Juliette Cohen" w:date="2020-11-10T11:18:00Z">
              <w:tcPr>
                <w:tcW w:w="236" w:type="dxa"/>
                <w:shd w:val="clear" w:color="auto" w:fill="auto"/>
                <w:noWrap/>
                <w:vAlign w:val="center"/>
              </w:tcPr>
            </w:tcPrChange>
          </w:tcPr>
          <w:p w14:paraId="3D146B5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vAlign w:val="center"/>
            <w:tcPrChange w:id="296" w:author="Juliette Cohen" w:date="2020-11-10T11:18:00Z">
              <w:tcPr>
                <w:tcW w:w="357" w:type="dxa"/>
                <w:gridSpan w:val="2"/>
                <w:vAlign w:val="center"/>
              </w:tcPr>
            </w:tcPrChange>
          </w:tcPr>
          <w:p w14:paraId="5366839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297" w:author="Juliette Cohen" w:date="2020-11-10T11:18:00Z">
              <w:tcPr>
                <w:tcW w:w="236" w:type="dxa"/>
                <w:shd w:val="clear" w:color="auto" w:fill="auto"/>
                <w:noWrap/>
                <w:vAlign w:val="center"/>
              </w:tcPr>
            </w:tcPrChange>
          </w:tcPr>
          <w:p w14:paraId="1ED2AD9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298" w:author="Juliette Cohen" w:date="2020-11-10T11:18:00Z">
              <w:tcPr>
                <w:tcW w:w="331" w:type="dxa"/>
                <w:shd w:val="clear" w:color="auto" w:fill="auto"/>
                <w:noWrap/>
                <w:vAlign w:val="center"/>
              </w:tcPr>
            </w:tcPrChange>
          </w:tcPr>
          <w:p w14:paraId="135A581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299" w:author="Juliette Cohen" w:date="2020-11-10T11:18:00Z">
              <w:tcPr>
                <w:tcW w:w="331" w:type="dxa"/>
                <w:shd w:val="clear" w:color="auto" w:fill="auto"/>
                <w:noWrap/>
                <w:vAlign w:val="center"/>
              </w:tcPr>
            </w:tcPrChange>
          </w:tcPr>
          <w:p w14:paraId="0BF33DB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300" w:author="Juliette Cohen" w:date="2020-11-10T11:18:00Z">
              <w:tcPr>
                <w:tcW w:w="299" w:type="dxa"/>
                <w:shd w:val="clear" w:color="auto" w:fill="auto"/>
                <w:noWrap/>
                <w:vAlign w:val="center"/>
              </w:tcPr>
            </w:tcPrChange>
          </w:tcPr>
          <w:p w14:paraId="0D93152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301" w:author="Juliette Cohen" w:date="2020-11-10T11:18:00Z">
              <w:tcPr>
                <w:tcW w:w="277" w:type="dxa"/>
              </w:tcPr>
            </w:tcPrChange>
          </w:tcPr>
          <w:p w14:paraId="0019E753" w14:textId="77777777" w:rsidR="00603C37" w:rsidRPr="0030179A" w:rsidRDefault="00603C37" w:rsidP="004E7A37">
            <w:pPr>
              <w:spacing w:after="0" w:line="240" w:lineRule="auto"/>
              <w:jc w:val="center"/>
              <w:rPr>
                <w:ins w:id="302" w:author="Juliette Cohen" w:date="2020-11-10T11:03:00Z"/>
                <w:rFonts w:eastAsia="Times New Roman" w:cs="Calibri"/>
                <w:color w:val="000000"/>
                <w:sz w:val="16"/>
                <w:szCs w:val="16"/>
                <w:lang w:val="en-IE" w:eastAsia="en-GB"/>
              </w:rPr>
            </w:pPr>
          </w:p>
        </w:tc>
        <w:tc>
          <w:tcPr>
            <w:tcW w:w="284" w:type="dxa"/>
            <w:tcPrChange w:id="303" w:author="Juliette Cohen" w:date="2020-11-10T11:18:00Z">
              <w:tcPr>
                <w:tcW w:w="284" w:type="dxa"/>
                <w:gridSpan w:val="2"/>
              </w:tcPr>
            </w:tcPrChange>
          </w:tcPr>
          <w:p w14:paraId="665C63AC" w14:textId="77777777" w:rsidR="00603C37" w:rsidRPr="0030179A" w:rsidRDefault="00603C37" w:rsidP="004E7A37">
            <w:pPr>
              <w:spacing w:after="0" w:line="240" w:lineRule="auto"/>
              <w:jc w:val="center"/>
              <w:rPr>
                <w:ins w:id="304" w:author="Juliette Cohen" w:date="2020-11-10T11:04:00Z"/>
                <w:rFonts w:eastAsia="Times New Roman" w:cs="Calibri"/>
                <w:color w:val="000000"/>
                <w:sz w:val="16"/>
                <w:szCs w:val="16"/>
                <w:lang w:val="en-IE" w:eastAsia="en-GB"/>
              </w:rPr>
            </w:pPr>
          </w:p>
        </w:tc>
        <w:tc>
          <w:tcPr>
            <w:tcW w:w="284" w:type="dxa"/>
            <w:tcPrChange w:id="305" w:author="Juliette Cohen" w:date="2020-11-10T11:18:00Z">
              <w:tcPr>
                <w:tcW w:w="284" w:type="dxa"/>
              </w:tcPr>
            </w:tcPrChange>
          </w:tcPr>
          <w:p w14:paraId="412BCD80" w14:textId="77777777" w:rsidR="00603C37" w:rsidRPr="0030179A" w:rsidRDefault="00603C37" w:rsidP="004E7A37">
            <w:pPr>
              <w:spacing w:after="0" w:line="240" w:lineRule="auto"/>
              <w:jc w:val="center"/>
              <w:rPr>
                <w:ins w:id="306" w:author="Juliette Cohen" w:date="2020-11-10T11:04:00Z"/>
                <w:rFonts w:eastAsia="Times New Roman" w:cs="Calibri"/>
                <w:color w:val="000000"/>
                <w:sz w:val="16"/>
                <w:szCs w:val="16"/>
                <w:lang w:val="en-IE" w:eastAsia="en-GB"/>
              </w:rPr>
            </w:pPr>
          </w:p>
        </w:tc>
        <w:tc>
          <w:tcPr>
            <w:tcW w:w="284" w:type="dxa"/>
            <w:tcPrChange w:id="307" w:author="Juliette Cohen" w:date="2020-11-10T11:18:00Z">
              <w:tcPr>
                <w:tcW w:w="284" w:type="dxa"/>
              </w:tcPr>
            </w:tcPrChange>
          </w:tcPr>
          <w:p w14:paraId="17E80748" w14:textId="77777777" w:rsidR="00603C37" w:rsidRPr="0030179A" w:rsidRDefault="00603C37" w:rsidP="004E7A37">
            <w:pPr>
              <w:spacing w:after="0" w:line="240" w:lineRule="auto"/>
              <w:jc w:val="center"/>
              <w:rPr>
                <w:ins w:id="308" w:author="Juliette Cohen" w:date="2020-11-10T11:05:00Z"/>
                <w:rFonts w:eastAsia="Times New Roman" w:cs="Calibri"/>
                <w:color w:val="000000"/>
                <w:sz w:val="16"/>
                <w:szCs w:val="16"/>
                <w:lang w:val="en-IE" w:eastAsia="en-GB"/>
              </w:rPr>
            </w:pPr>
          </w:p>
        </w:tc>
        <w:tc>
          <w:tcPr>
            <w:tcW w:w="289" w:type="dxa"/>
            <w:tcPrChange w:id="309" w:author="Juliette Cohen" w:date="2020-11-10T11:18:00Z">
              <w:tcPr>
                <w:tcW w:w="289" w:type="dxa"/>
              </w:tcPr>
            </w:tcPrChange>
          </w:tcPr>
          <w:p w14:paraId="3F969426" w14:textId="77777777" w:rsidR="00603C37" w:rsidRPr="0030179A" w:rsidRDefault="00603C37" w:rsidP="004E7A37">
            <w:pPr>
              <w:spacing w:after="0" w:line="240" w:lineRule="auto"/>
              <w:jc w:val="center"/>
              <w:rPr>
                <w:ins w:id="310" w:author="Juliette Cohen" w:date="2020-11-10T11:05:00Z"/>
                <w:rFonts w:eastAsia="Times New Roman" w:cs="Calibri"/>
                <w:color w:val="000000"/>
                <w:sz w:val="16"/>
                <w:szCs w:val="16"/>
                <w:lang w:val="en-IE" w:eastAsia="en-GB"/>
              </w:rPr>
            </w:pPr>
          </w:p>
        </w:tc>
        <w:tc>
          <w:tcPr>
            <w:tcW w:w="282" w:type="dxa"/>
            <w:gridSpan w:val="2"/>
            <w:tcPrChange w:id="311" w:author="Juliette Cohen" w:date="2020-11-10T11:18:00Z">
              <w:tcPr>
                <w:tcW w:w="282" w:type="dxa"/>
              </w:tcPr>
            </w:tcPrChange>
          </w:tcPr>
          <w:p w14:paraId="1AD75852" w14:textId="77777777" w:rsidR="00603C37" w:rsidRPr="0030179A" w:rsidRDefault="00603C37" w:rsidP="004E7A37">
            <w:pPr>
              <w:spacing w:after="0" w:line="240" w:lineRule="auto"/>
              <w:jc w:val="center"/>
              <w:rPr>
                <w:ins w:id="312" w:author="Juliette Cohen" w:date="2020-11-10T11:06:00Z"/>
                <w:rFonts w:eastAsia="Times New Roman" w:cs="Calibri"/>
                <w:color w:val="000000"/>
                <w:sz w:val="16"/>
                <w:szCs w:val="16"/>
                <w:lang w:val="en-IE" w:eastAsia="en-GB"/>
              </w:rPr>
            </w:pPr>
          </w:p>
        </w:tc>
        <w:tc>
          <w:tcPr>
            <w:tcW w:w="282" w:type="dxa"/>
            <w:tcPrChange w:id="313" w:author="Juliette Cohen" w:date="2020-11-10T11:18:00Z">
              <w:tcPr>
                <w:tcW w:w="282" w:type="dxa"/>
                <w:gridSpan w:val="2"/>
              </w:tcPr>
            </w:tcPrChange>
          </w:tcPr>
          <w:p w14:paraId="760840D7" w14:textId="77777777" w:rsidR="00603C37" w:rsidRPr="0030179A" w:rsidRDefault="00603C37" w:rsidP="004E7A37">
            <w:pPr>
              <w:spacing w:after="0" w:line="240" w:lineRule="auto"/>
              <w:jc w:val="center"/>
              <w:rPr>
                <w:ins w:id="314" w:author="Juliette Cohen" w:date="2020-11-10T11:06:00Z"/>
                <w:rFonts w:eastAsia="Times New Roman" w:cs="Calibri"/>
                <w:color w:val="000000"/>
                <w:sz w:val="16"/>
                <w:szCs w:val="16"/>
                <w:lang w:val="en-IE" w:eastAsia="en-GB"/>
              </w:rPr>
            </w:pPr>
          </w:p>
        </w:tc>
        <w:tc>
          <w:tcPr>
            <w:tcW w:w="282" w:type="dxa"/>
            <w:tcPrChange w:id="315" w:author="Juliette Cohen" w:date="2020-11-10T11:18:00Z">
              <w:tcPr>
                <w:tcW w:w="282" w:type="dxa"/>
              </w:tcPr>
            </w:tcPrChange>
          </w:tcPr>
          <w:p w14:paraId="4A83C2B1" w14:textId="77777777" w:rsidR="00603C37" w:rsidRPr="0030179A" w:rsidRDefault="00603C37" w:rsidP="004E7A37">
            <w:pPr>
              <w:spacing w:after="0" w:line="240" w:lineRule="auto"/>
              <w:jc w:val="center"/>
              <w:rPr>
                <w:ins w:id="316" w:author="Juliette Cohen" w:date="2020-11-10T11:06:00Z"/>
                <w:rFonts w:eastAsia="Times New Roman" w:cs="Calibri"/>
                <w:color w:val="000000"/>
                <w:sz w:val="16"/>
                <w:szCs w:val="16"/>
                <w:lang w:val="en-IE" w:eastAsia="en-GB"/>
              </w:rPr>
            </w:pPr>
          </w:p>
        </w:tc>
        <w:tc>
          <w:tcPr>
            <w:tcW w:w="282" w:type="dxa"/>
            <w:tcPrChange w:id="317" w:author="Juliette Cohen" w:date="2020-11-10T11:18:00Z">
              <w:tcPr>
                <w:tcW w:w="282" w:type="dxa"/>
              </w:tcPr>
            </w:tcPrChange>
          </w:tcPr>
          <w:p w14:paraId="2B5B9AE4" w14:textId="77777777" w:rsidR="00603C37" w:rsidRPr="0030179A" w:rsidRDefault="00603C37" w:rsidP="004E7A37">
            <w:pPr>
              <w:spacing w:after="0" w:line="240" w:lineRule="auto"/>
              <w:jc w:val="center"/>
              <w:rPr>
                <w:ins w:id="318" w:author="Juliette Cohen" w:date="2020-11-10T11:06:00Z"/>
                <w:rFonts w:eastAsia="Times New Roman" w:cs="Calibri"/>
                <w:color w:val="000000"/>
                <w:sz w:val="16"/>
                <w:szCs w:val="16"/>
                <w:lang w:val="en-IE" w:eastAsia="en-GB"/>
              </w:rPr>
            </w:pPr>
          </w:p>
        </w:tc>
      </w:tr>
      <w:tr w:rsidR="00603C37" w:rsidRPr="0030179A" w14:paraId="5F09BDF2" w14:textId="7451E5A8" w:rsidTr="004E7A37">
        <w:tblPrEx>
          <w:tblPrExChange w:id="319" w:author="Juliette Cohen" w:date="2020-11-10T11:18:00Z">
            <w:tblPrEx>
              <w:tblW w:w="10518" w:type="dxa"/>
            </w:tblPrEx>
          </w:tblPrExChange>
        </w:tblPrEx>
        <w:trPr>
          <w:gridAfter w:val="1"/>
          <w:wAfter w:w="15" w:type="dxa"/>
          <w:trHeight w:val="270"/>
          <w:trPrChange w:id="320" w:author="Juliette Cohen" w:date="2020-11-10T11:18:00Z">
            <w:trPr>
              <w:gridAfter w:val="1"/>
              <w:wAfter w:w="18" w:type="dxa"/>
              <w:trHeight w:val="270"/>
            </w:trPr>
          </w:trPrChange>
        </w:trPr>
        <w:tc>
          <w:tcPr>
            <w:tcW w:w="1271" w:type="dxa"/>
            <w:shd w:val="clear" w:color="auto" w:fill="auto"/>
            <w:noWrap/>
            <w:vAlign w:val="center"/>
            <w:hideMark/>
            <w:tcPrChange w:id="321" w:author="Juliette Cohen" w:date="2020-11-10T11:18:00Z">
              <w:tcPr>
                <w:tcW w:w="1271" w:type="dxa"/>
                <w:shd w:val="clear" w:color="auto" w:fill="auto"/>
                <w:noWrap/>
                <w:vAlign w:val="center"/>
                <w:hideMark/>
              </w:tcPr>
            </w:tcPrChange>
          </w:tcPr>
          <w:p w14:paraId="4B10E3CA"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 xml:space="preserve">Sector review and validation of </w:t>
            </w:r>
            <w:proofErr w:type="spellStart"/>
            <w:r w:rsidRPr="0030179A">
              <w:rPr>
                <w:rFonts w:eastAsia="Times New Roman" w:cs="Calibri"/>
                <w:color w:val="000000"/>
                <w:sz w:val="16"/>
                <w:szCs w:val="16"/>
                <w:lang w:val="en-IE" w:eastAsia="en-GB"/>
              </w:rPr>
              <w:t>ToR</w:t>
            </w:r>
            <w:proofErr w:type="spellEnd"/>
          </w:p>
        </w:tc>
        <w:tc>
          <w:tcPr>
            <w:tcW w:w="283" w:type="dxa"/>
            <w:shd w:val="clear" w:color="auto" w:fill="auto"/>
            <w:noWrap/>
            <w:vAlign w:val="center"/>
            <w:hideMark/>
            <w:tcPrChange w:id="322" w:author="Juliette Cohen" w:date="2020-11-10T11:18:00Z">
              <w:tcPr>
                <w:tcW w:w="283" w:type="dxa"/>
                <w:shd w:val="clear" w:color="auto" w:fill="auto"/>
                <w:noWrap/>
                <w:vAlign w:val="center"/>
                <w:hideMark/>
              </w:tcPr>
            </w:tcPrChange>
          </w:tcPr>
          <w:p w14:paraId="61FF944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323" w:author="Juliette Cohen" w:date="2020-11-10T11:18:00Z">
              <w:tcPr>
                <w:tcW w:w="283" w:type="dxa"/>
                <w:shd w:val="clear" w:color="auto" w:fill="auto"/>
                <w:noWrap/>
                <w:vAlign w:val="center"/>
                <w:hideMark/>
              </w:tcPr>
            </w:tcPrChange>
          </w:tcPr>
          <w:p w14:paraId="24E81DB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324" w:author="Juliette Cohen" w:date="2020-11-10T11:18:00Z">
              <w:tcPr>
                <w:tcW w:w="305" w:type="dxa"/>
                <w:shd w:val="clear" w:color="auto" w:fill="auto"/>
                <w:noWrap/>
                <w:vAlign w:val="center"/>
                <w:hideMark/>
              </w:tcPr>
            </w:tcPrChange>
          </w:tcPr>
          <w:p w14:paraId="77C9D37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325" w:author="Juliette Cohen" w:date="2020-11-10T11:18:00Z">
              <w:tcPr>
                <w:tcW w:w="236" w:type="dxa"/>
                <w:shd w:val="clear" w:color="auto" w:fill="auto"/>
                <w:noWrap/>
                <w:vAlign w:val="center"/>
                <w:hideMark/>
              </w:tcPr>
            </w:tcPrChange>
          </w:tcPr>
          <w:p w14:paraId="14C28D7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87" w:type="dxa"/>
            <w:gridSpan w:val="2"/>
            <w:vAlign w:val="center"/>
            <w:tcPrChange w:id="326" w:author="Juliette Cohen" w:date="2020-11-10T11:18:00Z">
              <w:tcPr>
                <w:tcW w:w="287" w:type="dxa"/>
                <w:gridSpan w:val="2"/>
                <w:vAlign w:val="center"/>
              </w:tcPr>
            </w:tcPrChange>
          </w:tcPr>
          <w:p w14:paraId="06B902C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327" w:author="Juliette Cohen" w:date="2020-11-10T11:18:00Z">
              <w:tcPr>
                <w:tcW w:w="331" w:type="dxa"/>
                <w:shd w:val="clear" w:color="auto" w:fill="auto"/>
                <w:noWrap/>
                <w:vAlign w:val="center"/>
                <w:hideMark/>
              </w:tcPr>
            </w:tcPrChange>
          </w:tcPr>
          <w:p w14:paraId="02ACD7F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328" w:author="Juliette Cohen" w:date="2020-11-10T11:18:00Z">
              <w:tcPr>
                <w:tcW w:w="331" w:type="dxa"/>
                <w:shd w:val="clear" w:color="auto" w:fill="auto"/>
                <w:noWrap/>
                <w:vAlign w:val="center"/>
                <w:hideMark/>
              </w:tcPr>
            </w:tcPrChange>
          </w:tcPr>
          <w:p w14:paraId="3BE5539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329" w:author="Juliette Cohen" w:date="2020-11-10T11:18:00Z">
              <w:tcPr>
                <w:tcW w:w="332" w:type="dxa"/>
                <w:shd w:val="clear" w:color="auto" w:fill="auto"/>
                <w:noWrap/>
                <w:vAlign w:val="center"/>
                <w:hideMark/>
              </w:tcPr>
            </w:tcPrChange>
          </w:tcPr>
          <w:p w14:paraId="67C4277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330" w:author="Juliette Cohen" w:date="2020-11-10T11:18:00Z">
              <w:tcPr>
                <w:tcW w:w="305" w:type="dxa"/>
                <w:shd w:val="clear" w:color="auto" w:fill="auto"/>
                <w:noWrap/>
                <w:vAlign w:val="center"/>
                <w:hideMark/>
              </w:tcPr>
            </w:tcPrChange>
          </w:tcPr>
          <w:p w14:paraId="6B2BC54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331" w:author="Juliette Cohen" w:date="2020-11-10T11:18:00Z">
              <w:tcPr>
                <w:tcW w:w="316" w:type="dxa"/>
                <w:shd w:val="clear" w:color="auto" w:fill="auto"/>
                <w:noWrap/>
                <w:vAlign w:val="center"/>
                <w:hideMark/>
              </w:tcPr>
            </w:tcPrChange>
          </w:tcPr>
          <w:p w14:paraId="093BC04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332" w:author="Juliette Cohen" w:date="2020-11-10T11:18:00Z">
              <w:tcPr>
                <w:tcW w:w="357" w:type="dxa"/>
                <w:shd w:val="clear" w:color="auto" w:fill="auto"/>
                <w:noWrap/>
                <w:vAlign w:val="center"/>
                <w:hideMark/>
              </w:tcPr>
            </w:tcPrChange>
          </w:tcPr>
          <w:p w14:paraId="544B75D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333" w:author="Juliette Cohen" w:date="2020-11-10T11:18:00Z">
              <w:tcPr>
                <w:tcW w:w="285" w:type="dxa"/>
                <w:shd w:val="clear" w:color="auto" w:fill="auto"/>
                <w:noWrap/>
                <w:vAlign w:val="center"/>
                <w:hideMark/>
              </w:tcPr>
            </w:tcPrChange>
          </w:tcPr>
          <w:p w14:paraId="6DF5DA4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334" w:author="Juliette Cohen" w:date="2020-11-10T11:18:00Z">
              <w:tcPr>
                <w:tcW w:w="359" w:type="dxa"/>
                <w:shd w:val="clear" w:color="auto" w:fill="auto"/>
                <w:noWrap/>
                <w:vAlign w:val="center"/>
                <w:hideMark/>
              </w:tcPr>
            </w:tcPrChange>
          </w:tcPr>
          <w:p w14:paraId="0BC4CA9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335" w:author="Juliette Cohen" w:date="2020-11-10T11:18:00Z">
              <w:tcPr>
                <w:tcW w:w="285" w:type="dxa"/>
                <w:shd w:val="clear" w:color="auto" w:fill="auto"/>
                <w:noWrap/>
                <w:vAlign w:val="center"/>
                <w:hideMark/>
              </w:tcPr>
            </w:tcPrChange>
          </w:tcPr>
          <w:p w14:paraId="179BC34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336" w:author="Juliette Cohen" w:date="2020-11-10T11:18:00Z">
              <w:tcPr>
                <w:tcW w:w="241" w:type="dxa"/>
                <w:shd w:val="clear" w:color="auto" w:fill="auto"/>
                <w:noWrap/>
                <w:vAlign w:val="center"/>
                <w:hideMark/>
              </w:tcPr>
            </w:tcPrChange>
          </w:tcPr>
          <w:p w14:paraId="4D9ED01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337" w:author="Juliette Cohen" w:date="2020-11-10T11:18:00Z">
              <w:tcPr>
                <w:tcW w:w="357" w:type="dxa"/>
                <w:shd w:val="clear" w:color="auto" w:fill="auto"/>
                <w:noWrap/>
                <w:vAlign w:val="center"/>
                <w:hideMark/>
              </w:tcPr>
            </w:tcPrChange>
          </w:tcPr>
          <w:p w14:paraId="60A1A14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338" w:author="Juliette Cohen" w:date="2020-11-10T11:18:00Z">
              <w:tcPr>
                <w:tcW w:w="236" w:type="dxa"/>
                <w:shd w:val="clear" w:color="auto" w:fill="auto"/>
                <w:noWrap/>
                <w:vAlign w:val="center"/>
                <w:hideMark/>
              </w:tcPr>
            </w:tcPrChange>
          </w:tcPr>
          <w:p w14:paraId="33B5E17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vAlign w:val="center"/>
            <w:tcPrChange w:id="339" w:author="Juliette Cohen" w:date="2020-11-10T11:18:00Z">
              <w:tcPr>
                <w:tcW w:w="357" w:type="dxa"/>
                <w:gridSpan w:val="2"/>
                <w:vAlign w:val="center"/>
              </w:tcPr>
            </w:tcPrChange>
          </w:tcPr>
          <w:p w14:paraId="63983C1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340" w:author="Juliette Cohen" w:date="2020-11-10T11:18:00Z">
              <w:tcPr>
                <w:tcW w:w="236" w:type="dxa"/>
                <w:shd w:val="clear" w:color="auto" w:fill="auto"/>
                <w:noWrap/>
                <w:vAlign w:val="center"/>
                <w:hideMark/>
              </w:tcPr>
            </w:tcPrChange>
          </w:tcPr>
          <w:p w14:paraId="6245593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341" w:author="Juliette Cohen" w:date="2020-11-10T11:18:00Z">
              <w:tcPr>
                <w:tcW w:w="331" w:type="dxa"/>
                <w:shd w:val="clear" w:color="auto" w:fill="auto"/>
                <w:noWrap/>
                <w:vAlign w:val="center"/>
                <w:hideMark/>
              </w:tcPr>
            </w:tcPrChange>
          </w:tcPr>
          <w:p w14:paraId="197BF17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342" w:author="Juliette Cohen" w:date="2020-11-10T11:18:00Z">
              <w:tcPr>
                <w:tcW w:w="331" w:type="dxa"/>
                <w:shd w:val="clear" w:color="auto" w:fill="auto"/>
                <w:noWrap/>
                <w:vAlign w:val="center"/>
                <w:hideMark/>
              </w:tcPr>
            </w:tcPrChange>
          </w:tcPr>
          <w:p w14:paraId="42EC1AD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343" w:author="Juliette Cohen" w:date="2020-11-10T11:18:00Z">
              <w:tcPr>
                <w:tcW w:w="299" w:type="dxa"/>
                <w:shd w:val="clear" w:color="auto" w:fill="auto"/>
                <w:noWrap/>
                <w:vAlign w:val="center"/>
                <w:hideMark/>
              </w:tcPr>
            </w:tcPrChange>
          </w:tcPr>
          <w:p w14:paraId="76CE2FB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344" w:author="Juliette Cohen" w:date="2020-11-10T11:18:00Z">
              <w:tcPr>
                <w:tcW w:w="277" w:type="dxa"/>
              </w:tcPr>
            </w:tcPrChange>
          </w:tcPr>
          <w:p w14:paraId="3BE401F4" w14:textId="77777777" w:rsidR="00603C37" w:rsidRPr="0030179A" w:rsidRDefault="00603C37" w:rsidP="004E7A37">
            <w:pPr>
              <w:spacing w:after="0" w:line="240" w:lineRule="auto"/>
              <w:jc w:val="center"/>
              <w:rPr>
                <w:ins w:id="345" w:author="Juliette Cohen" w:date="2020-11-10T11:03:00Z"/>
                <w:rFonts w:eastAsia="Times New Roman" w:cs="Calibri"/>
                <w:color w:val="000000"/>
                <w:sz w:val="16"/>
                <w:szCs w:val="16"/>
                <w:lang w:val="en-IE" w:eastAsia="en-GB"/>
              </w:rPr>
            </w:pPr>
          </w:p>
        </w:tc>
        <w:tc>
          <w:tcPr>
            <w:tcW w:w="284" w:type="dxa"/>
            <w:tcPrChange w:id="346" w:author="Juliette Cohen" w:date="2020-11-10T11:18:00Z">
              <w:tcPr>
                <w:tcW w:w="284" w:type="dxa"/>
                <w:gridSpan w:val="2"/>
              </w:tcPr>
            </w:tcPrChange>
          </w:tcPr>
          <w:p w14:paraId="29D1BFA8" w14:textId="77777777" w:rsidR="00603C37" w:rsidRPr="0030179A" w:rsidRDefault="00603C37" w:rsidP="004E7A37">
            <w:pPr>
              <w:spacing w:after="0" w:line="240" w:lineRule="auto"/>
              <w:jc w:val="center"/>
              <w:rPr>
                <w:ins w:id="347" w:author="Juliette Cohen" w:date="2020-11-10T11:04:00Z"/>
                <w:rFonts w:eastAsia="Times New Roman" w:cs="Calibri"/>
                <w:color w:val="000000"/>
                <w:sz w:val="16"/>
                <w:szCs w:val="16"/>
                <w:lang w:val="en-IE" w:eastAsia="en-GB"/>
              </w:rPr>
            </w:pPr>
          </w:p>
        </w:tc>
        <w:tc>
          <w:tcPr>
            <w:tcW w:w="284" w:type="dxa"/>
            <w:tcPrChange w:id="348" w:author="Juliette Cohen" w:date="2020-11-10T11:18:00Z">
              <w:tcPr>
                <w:tcW w:w="284" w:type="dxa"/>
              </w:tcPr>
            </w:tcPrChange>
          </w:tcPr>
          <w:p w14:paraId="29201582" w14:textId="77777777" w:rsidR="00603C37" w:rsidRPr="0030179A" w:rsidRDefault="00603C37" w:rsidP="004E7A37">
            <w:pPr>
              <w:spacing w:after="0" w:line="240" w:lineRule="auto"/>
              <w:jc w:val="center"/>
              <w:rPr>
                <w:ins w:id="349" w:author="Juliette Cohen" w:date="2020-11-10T11:04:00Z"/>
                <w:rFonts w:eastAsia="Times New Roman" w:cs="Calibri"/>
                <w:color w:val="000000"/>
                <w:sz w:val="16"/>
                <w:szCs w:val="16"/>
                <w:lang w:val="en-IE" w:eastAsia="en-GB"/>
              </w:rPr>
            </w:pPr>
          </w:p>
        </w:tc>
        <w:tc>
          <w:tcPr>
            <w:tcW w:w="284" w:type="dxa"/>
            <w:tcPrChange w:id="350" w:author="Juliette Cohen" w:date="2020-11-10T11:18:00Z">
              <w:tcPr>
                <w:tcW w:w="284" w:type="dxa"/>
              </w:tcPr>
            </w:tcPrChange>
          </w:tcPr>
          <w:p w14:paraId="3E8AB2DF" w14:textId="77777777" w:rsidR="00603C37" w:rsidRPr="0030179A" w:rsidRDefault="00603C37" w:rsidP="004E7A37">
            <w:pPr>
              <w:spacing w:after="0" w:line="240" w:lineRule="auto"/>
              <w:jc w:val="center"/>
              <w:rPr>
                <w:ins w:id="351" w:author="Juliette Cohen" w:date="2020-11-10T11:05:00Z"/>
                <w:rFonts w:eastAsia="Times New Roman" w:cs="Calibri"/>
                <w:color w:val="000000"/>
                <w:sz w:val="16"/>
                <w:szCs w:val="16"/>
                <w:lang w:val="en-IE" w:eastAsia="en-GB"/>
              </w:rPr>
            </w:pPr>
          </w:p>
        </w:tc>
        <w:tc>
          <w:tcPr>
            <w:tcW w:w="289" w:type="dxa"/>
            <w:tcPrChange w:id="352" w:author="Juliette Cohen" w:date="2020-11-10T11:18:00Z">
              <w:tcPr>
                <w:tcW w:w="289" w:type="dxa"/>
              </w:tcPr>
            </w:tcPrChange>
          </w:tcPr>
          <w:p w14:paraId="3704F2FA" w14:textId="77777777" w:rsidR="00603C37" w:rsidRPr="0030179A" w:rsidRDefault="00603C37" w:rsidP="004E7A37">
            <w:pPr>
              <w:spacing w:after="0" w:line="240" w:lineRule="auto"/>
              <w:jc w:val="center"/>
              <w:rPr>
                <w:ins w:id="353" w:author="Juliette Cohen" w:date="2020-11-10T11:05:00Z"/>
                <w:rFonts w:eastAsia="Times New Roman" w:cs="Calibri"/>
                <w:color w:val="000000"/>
                <w:sz w:val="16"/>
                <w:szCs w:val="16"/>
                <w:lang w:val="en-IE" w:eastAsia="en-GB"/>
              </w:rPr>
            </w:pPr>
          </w:p>
        </w:tc>
        <w:tc>
          <w:tcPr>
            <w:tcW w:w="282" w:type="dxa"/>
            <w:gridSpan w:val="2"/>
            <w:tcPrChange w:id="354" w:author="Juliette Cohen" w:date="2020-11-10T11:18:00Z">
              <w:tcPr>
                <w:tcW w:w="282" w:type="dxa"/>
              </w:tcPr>
            </w:tcPrChange>
          </w:tcPr>
          <w:p w14:paraId="613D926E" w14:textId="77777777" w:rsidR="00603C37" w:rsidRPr="0030179A" w:rsidRDefault="00603C37" w:rsidP="004E7A37">
            <w:pPr>
              <w:spacing w:after="0" w:line="240" w:lineRule="auto"/>
              <w:jc w:val="center"/>
              <w:rPr>
                <w:ins w:id="355" w:author="Juliette Cohen" w:date="2020-11-10T11:06:00Z"/>
                <w:rFonts w:eastAsia="Times New Roman" w:cs="Calibri"/>
                <w:color w:val="000000"/>
                <w:sz w:val="16"/>
                <w:szCs w:val="16"/>
                <w:lang w:val="en-IE" w:eastAsia="en-GB"/>
              </w:rPr>
            </w:pPr>
          </w:p>
        </w:tc>
        <w:tc>
          <w:tcPr>
            <w:tcW w:w="282" w:type="dxa"/>
            <w:tcPrChange w:id="356" w:author="Juliette Cohen" w:date="2020-11-10T11:18:00Z">
              <w:tcPr>
                <w:tcW w:w="282" w:type="dxa"/>
                <w:gridSpan w:val="2"/>
              </w:tcPr>
            </w:tcPrChange>
          </w:tcPr>
          <w:p w14:paraId="31C76085" w14:textId="77777777" w:rsidR="00603C37" w:rsidRPr="0030179A" w:rsidRDefault="00603C37" w:rsidP="004E7A37">
            <w:pPr>
              <w:spacing w:after="0" w:line="240" w:lineRule="auto"/>
              <w:jc w:val="center"/>
              <w:rPr>
                <w:ins w:id="357" w:author="Juliette Cohen" w:date="2020-11-10T11:06:00Z"/>
                <w:rFonts w:eastAsia="Times New Roman" w:cs="Calibri"/>
                <w:color w:val="000000"/>
                <w:sz w:val="16"/>
                <w:szCs w:val="16"/>
                <w:lang w:val="en-IE" w:eastAsia="en-GB"/>
              </w:rPr>
            </w:pPr>
          </w:p>
        </w:tc>
        <w:tc>
          <w:tcPr>
            <w:tcW w:w="282" w:type="dxa"/>
            <w:tcPrChange w:id="358" w:author="Juliette Cohen" w:date="2020-11-10T11:18:00Z">
              <w:tcPr>
                <w:tcW w:w="282" w:type="dxa"/>
              </w:tcPr>
            </w:tcPrChange>
          </w:tcPr>
          <w:p w14:paraId="595865B4" w14:textId="77777777" w:rsidR="00603C37" w:rsidRPr="0030179A" w:rsidRDefault="00603C37" w:rsidP="004E7A37">
            <w:pPr>
              <w:spacing w:after="0" w:line="240" w:lineRule="auto"/>
              <w:jc w:val="center"/>
              <w:rPr>
                <w:ins w:id="359" w:author="Juliette Cohen" w:date="2020-11-10T11:06:00Z"/>
                <w:rFonts w:eastAsia="Times New Roman" w:cs="Calibri"/>
                <w:color w:val="000000"/>
                <w:sz w:val="16"/>
                <w:szCs w:val="16"/>
                <w:lang w:val="en-IE" w:eastAsia="en-GB"/>
              </w:rPr>
            </w:pPr>
          </w:p>
        </w:tc>
        <w:tc>
          <w:tcPr>
            <w:tcW w:w="282" w:type="dxa"/>
            <w:tcPrChange w:id="360" w:author="Juliette Cohen" w:date="2020-11-10T11:18:00Z">
              <w:tcPr>
                <w:tcW w:w="282" w:type="dxa"/>
              </w:tcPr>
            </w:tcPrChange>
          </w:tcPr>
          <w:p w14:paraId="04E44D27" w14:textId="77777777" w:rsidR="00603C37" w:rsidRPr="0030179A" w:rsidRDefault="00603C37" w:rsidP="004E7A37">
            <w:pPr>
              <w:spacing w:after="0" w:line="240" w:lineRule="auto"/>
              <w:jc w:val="center"/>
              <w:rPr>
                <w:ins w:id="361" w:author="Juliette Cohen" w:date="2020-11-10T11:06:00Z"/>
                <w:rFonts w:eastAsia="Times New Roman" w:cs="Calibri"/>
                <w:color w:val="000000"/>
                <w:sz w:val="16"/>
                <w:szCs w:val="16"/>
                <w:lang w:val="en-IE" w:eastAsia="en-GB"/>
              </w:rPr>
            </w:pPr>
          </w:p>
        </w:tc>
      </w:tr>
      <w:tr w:rsidR="00603C37" w:rsidRPr="0030179A" w14:paraId="58A0B339" w14:textId="45709308" w:rsidTr="004E7A37">
        <w:tblPrEx>
          <w:tblPrExChange w:id="362" w:author="Juliette Cohen" w:date="2020-11-10T11:18:00Z">
            <w:tblPrEx>
              <w:tblW w:w="10518" w:type="dxa"/>
            </w:tblPrEx>
          </w:tblPrExChange>
        </w:tblPrEx>
        <w:trPr>
          <w:gridAfter w:val="1"/>
          <w:wAfter w:w="15" w:type="dxa"/>
          <w:trHeight w:val="270"/>
          <w:trPrChange w:id="363" w:author="Juliette Cohen" w:date="2020-11-10T11:18:00Z">
            <w:trPr>
              <w:gridAfter w:val="1"/>
              <w:wAfter w:w="18" w:type="dxa"/>
              <w:trHeight w:val="270"/>
            </w:trPr>
          </w:trPrChange>
        </w:trPr>
        <w:tc>
          <w:tcPr>
            <w:tcW w:w="1271" w:type="dxa"/>
            <w:shd w:val="clear" w:color="auto" w:fill="auto"/>
            <w:noWrap/>
            <w:vAlign w:val="center"/>
            <w:tcPrChange w:id="364" w:author="Juliette Cohen" w:date="2020-11-10T11:18:00Z">
              <w:tcPr>
                <w:tcW w:w="1271" w:type="dxa"/>
                <w:shd w:val="clear" w:color="auto" w:fill="auto"/>
                <w:noWrap/>
                <w:vAlign w:val="center"/>
              </w:tcPr>
            </w:tcPrChange>
          </w:tcPr>
          <w:p w14:paraId="13C8E2EE"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Submission of inception report</w:t>
            </w:r>
          </w:p>
        </w:tc>
        <w:tc>
          <w:tcPr>
            <w:tcW w:w="283" w:type="dxa"/>
            <w:shd w:val="clear" w:color="auto" w:fill="auto"/>
            <w:noWrap/>
            <w:vAlign w:val="center"/>
            <w:tcPrChange w:id="365" w:author="Juliette Cohen" w:date="2020-11-10T11:18:00Z">
              <w:tcPr>
                <w:tcW w:w="283" w:type="dxa"/>
                <w:shd w:val="clear" w:color="auto" w:fill="auto"/>
                <w:noWrap/>
                <w:vAlign w:val="center"/>
              </w:tcPr>
            </w:tcPrChange>
          </w:tcPr>
          <w:p w14:paraId="1CB67B2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tcPrChange w:id="366" w:author="Juliette Cohen" w:date="2020-11-10T11:18:00Z">
              <w:tcPr>
                <w:tcW w:w="283" w:type="dxa"/>
                <w:shd w:val="clear" w:color="auto" w:fill="auto"/>
                <w:noWrap/>
                <w:vAlign w:val="center"/>
              </w:tcPr>
            </w:tcPrChange>
          </w:tcPr>
          <w:p w14:paraId="1F9F9E4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367" w:author="Juliette Cohen" w:date="2020-11-10T11:18:00Z">
              <w:tcPr>
                <w:tcW w:w="305" w:type="dxa"/>
                <w:shd w:val="clear" w:color="auto" w:fill="auto"/>
                <w:noWrap/>
                <w:vAlign w:val="center"/>
              </w:tcPr>
            </w:tcPrChange>
          </w:tcPr>
          <w:p w14:paraId="4988B19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368" w:author="Juliette Cohen" w:date="2020-11-10T11:18:00Z">
              <w:tcPr>
                <w:tcW w:w="236" w:type="dxa"/>
                <w:shd w:val="clear" w:color="auto" w:fill="auto"/>
                <w:noWrap/>
                <w:vAlign w:val="center"/>
              </w:tcPr>
            </w:tcPrChange>
          </w:tcPr>
          <w:p w14:paraId="1C128C0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87" w:type="dxa"/>
            <w:gridSpan w:val="2"/>
            <w:shd w:val="clear" w:color="auto" w:fill="auto"/>
            <w:vAlign w:val="center"/>
            <w:tcPrChange w:id="369" w:author="Juliette Cohen" w:date="2020-11-10T11:18:00Z">
              <w:tcPr>
                <w:tcW w:w="287" w:type="dxa"/>
                <w:gridSpan w:val="2"/>
                <w:shd w:val="clear" w:color="auto" w:fill="auto"/>
                <w:vAlign w:val="center"/>
              </w:tcPr>
            </w:tcPrChange>
          </w:tcPr>
          <w:p w14:paraId="0E91F68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370" w:author="Juliette Cohen" w:date="2020-11-10T11:18:00Z">
              <w:tcPr>
                <w:tcW w:w="331" w:type="dxa"/>
                <w:shd w:val="clear" w:color="auto" w:fill="auto"/>
                <w:noWrap/>
                <w:vAlign w:val="center"/>
              </w:tcPr>
            </w:tcPrChange>
          </w:tcPr>
          <w:p w14:paraId="10AA7B2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371" w:author="Juliette Cohen" w:date="2020-11-10T11:18:00Z">
              <w:tcPr>
                <w:tcW w:w="331" w:type="dxa"/>
                <w:shd w:val="clear" w:color="auto" w:fill="auto"/>
                <w:noWrap/>
                <w:vAlign w:val="center"/>
              </w:tcPr>
            </w:tcPrChange>
          </w:tcPr>
          <w:p w14:paraId="7744055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tcPrChange w:id="372" w:author="Juliette Cohen" w:date="2020-11-10T11:18:00Z">
              <w:tcPr>
                <w:tcW w:w="332" w:type="dxa"/>
                <w:shd w:val="clear" w:color="auto" w:fill="auto"/>
                <w:noWrap/>
                <w:vAlign w:val="center"/>
              </w:tcPr>
            </w:tcPrChange>
          </w:tcPr>
          <w:p w14:paraId="078D1FC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373" w:author="Juliette Cohen" w:date="2020-11-10T11:18:00Z">
              <w:tcPr>
                <w:tcW w:w="305" w:type="dxa"/>
                <w:shd w:val="clear" w:color="auto" w:fill="auto"/>
                <w:noWrap/>
                <w:vAlign w:val="center"/>
              </w:tcPr>
            </w:tcPrChange>
          </w:tcPr>
          <w:p w14:paraId="4C094BB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tcPrChange w:id="374" w:author="Juliette Cohen" w:date="2020-11-10T11:18:00Z">
              <w:tcPr>
                <w:tcW w:w="316" w:type="dxa"/>
                <w:shd w:val="clear" w:color="auto" w:fill="auto"/>
                <w:noWrap/>
                <w:vAlign w:val="center"/>
              </w:tcPr>
            </w:tcPrChange>
          </w:tcPr>
          <w:p w14:paraId="1BAB9D2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tcPrChange w:id="375" w:author="Juliette Cohen" w:date="2020-11-10T11:18:00Z">
              <w:tcPr>
                <w:tcW w:w="357" w:type="dxa"/>
                <w:shd w:val="clear" w:color="auto" w:fill="auto"/>
                <w:noWrap/>
                <w:vAlign w:val="center"/>
              </w:tcPr>
            </w:tcPrChange>
          </w:tcPr>
          <w:p w14:paraId="21B9A96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376" w:author="Juliette Cohen" w:date="2020-11-10T11:18:00Z">
              <w:tcPr>
                <w:tcW w:w="285" w:type="dxa"/>
                <w:shd w:val="clear" w:color="auto" w:fill="auto"/>
                <w:noWrap/>
                <w:vAlign w:val="center"/>
              </w:tcPr>
            </w:tcPrChange>
          </w:tcPr>
          <w:p w14:paraId="6AA5B1E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377" w:author="Juliette Cohen" w:date="2020-11-10T11:18:00Z">
              <w:tcPr>
                <w:tcW w:w="359" w:type="dxa"/>
                <w:shd w:val="clear" w:color="auto" w:fill="auto"/>
                <w:noWrap/>
                <w:vAlign w:val="center"/>
              </w:tcPr>
            </w:tcPrChange>
          </w:tcPr>
          <w:p w14:paraId="71A60B8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378" w:author="Juliette Cohen" w:date="2020-11-10T11:18:00Z">
              <w:tcPr>
                <w:tcW w:w="285" w:type="dxa"/>
                <w:shd w:val="clear" w:color="auto" w:fill="auto"/>
                <w:noWrap/>
                <w:vAlign w:val="center"/>
              </w:tcPr>
            </w:tcPrChange>
          </w:tcPr>
          <w:p w14:paraId="0A1557D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379" w:author="Juliette Cohen" w:date="2020-11-10T11:18:00Z">
              <w:tcPr>
                <w:tcW w:w="241" w:type="dxa"/>
                <w:shd w:val="clear" w:color="auto" w:fill="auto"/>
                <w:noWrap/>
                <w:vAlign w:val="center"/>
              </w:tcPr>
            </w:tcPrChange>
          </w:tcPr>
          <w:p w14:paraId="6FD7C19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tcPrChange w:id="380" w:author="Juliette Cohen" w:date="2020-11-10T11:18:00Z">
              <w:tcPr>
                <w:tcW w:w="357" w:type="dxa"/>
                <w:shd w:val="clear" w:color="auto" w:fill="auto"/>
                <w:noWrap/>
                <w:vAlign w:val="center"/>
              </w:tcPr>
            </w:tcPrChange>
          </w:tcPr>
          <w:p w14:paraId="432BEDE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381" w:author="Juliette Cohen" w:date="2020-11-10T11:18:00Z">
              <w:tcPr>
                <w:tcW w:w="236" w:type="dxa"/>
                <w:shd w:val="clear" w:color="auto" w:fill="auto"/>
                <w:noWrap/>
                <w:vAlign w:val="center"/>
              </w:tcPr>
            </w:tcPrChange>
          </w:tcPr>
          <w:p w14:paraId="07522AD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382" w:author="Juliette Cohen" w:date="2020-11-10T11:18:00Z">
              <w:tcPr>
                <w:tcW w:w="357" w:type="dxa"/>
                <w:gridSpan w:val="2"/>
                <w:shd w:val="clear" w:color="auto" w:fill="auto"/>
                <w:vAlign w:val="center"/>
              </w:tcPr>
            </w:tcPrChange>
          </w:tcPr>
          <w:p w14:paraId="7642E40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383" w:author="Juliette Cohen" w:date="2020-11-10T11:18:00Z">
              <w:tcPr>
                <w:tcW w:w="236" w:type="dxa"/>
                <w:shd w:val="clear" w:color="auto" w:fill="auto"/>
                <w:noWrap/>
                <w:vAlign w:val="center"/>
              </w:tcPr>
            </w:tcPrChange>
          </w:tcPr>
          <w:p w14:paraId="7F32E3E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384" w:author="Juliette Cohen" w:date="2020-11-10T11:18:00Z">
              <w:tcPr>
                <w:tcW w:w="331" w:type="dxa"/>
                <w:shd w:val="clear" w:color="auto" w:fill="auto"/>
                <w:noWrap/>
                <w:vAlign w:val="center"/>
              </w:tcPr>
            </w:tcPrChange>
          </w:tcPr>
          <w:p w14:paraId="5E5D8BB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385" w:author="Juliette Cohen" w:date="2020-11-10T11:18:00Z">
              <w:tcPr>
                <w:tcW w:w="331" w:type="dxa"/>
                <w:shd w:val="clear" w:color="auto" w:fill="auto"/>
                <w:noWrap/>
                <w:vAlign w:val="center"/>
              </w:tcPr>
            </w:tcPrChange>
          </w:tcPr>
          <w:p w14:paraId="45C5453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386" w:author="Juliette Cohen" w:date="2020-11-10T11:18:00Z">
              <w:tcPr>
                <w:tcW w:w="299" w:type="dxa"/>
                <w:shd w:val="clear" w:color="auto" w:fill="auto"/>
                <w:noWrap/>
                <w:vAlign w:val="center"/>
              </w:tcPr>
            </w:tcPrChange>
          </w:tcPr>
          <w:p w14:paraId="3BFC499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387" w:author="Juliette Cohen" w:date="2020-11-10T11:18:00Z">
              <w:tcPr>
                <w:tcW w:w="277" w:type="dxa"/>
              </w:tcPr>
            </w:tcPrChange>
          </w:tcPr>
          <w:p w14:paraId="6CAA3EAE" w14:textId="77777777" w:rsidR="00603C37" w:rsidRPr="0030179A" w:rsidRDefault="00603C37" w:rsidP="004E7A37">
            <w:pPr>
              <w:spacing w:after="0" w:line="240" w:lineRule="auto"/>
              <w:jc w:val="center"/>
              <w:rPr>
                <w:ins w:id="388" w:author="Juliette Cohen" w:date="2020-11-10T11:03:00Z"/>
                <w:rFonts w:eastAsia="Times New Roman" w:cs="Calibri"/>
                <w:color w:val="000000"/>
                <w:sz w:val="16"/>
                <w:szCs w:val="16"/>
                <w:lang w:val="en-IE" w:eastAsia="en-GB"/>
              </w:rPr>
            </w:pPr>
          </w:p>
        </w:tc>
        <w:tc>
          <w:tcPr>
            <w:tcW w:w="284" w:type="dxa"/>
            <w:tcPrChange w:id="389" w:author="Juliette Cohen" w:date="2020-11-10T11:18:00Z">
              <w:tcPr>
                <w:tcW w:w="284" w:type="dxa"/>
                <w:gridSpan w:val="2"/>
              </w:tcPr>
            </w:tcPrChange>
          </w:tcPr>
          <w:p w14:paraId="48DA43A2" w14:textId="77777777" w:rsidR="00603C37" w:rsidRPr="0030179A" w:rsidRDefault="00603C37" w:rsidP="004E7A37">
            <w:pPr>
              <w:spacing w:after="0" w:line="240" w:lineRule="auto"/>
              <w:jc w:val="center"/>
              <w:rPr>
                <w:ins w:id="390" w:author="Juliette Cohen" w:date="2020-11-10T11:04:00Z"/>
                <w:rFonts w:eastAsia="Times New Roman" w:cs="Calibri"/>
                <w:color w:val="000000"/>
                <w:sz w:val="16"/>
                <w:szCs w:val="16"/>
                <w:lang w:val="en-IE" w:eastAsia="en-GB"/>
              </w:rPr>
            </w:pPr>
          </w:p>
        </w:tc>
        <w:tc>
          <w:tcPr>
            <w:tcW w:w="284" w:type="dxa"/>
            <w:tcPrChange w:id="391" w:author="Juliette Cohen" w:date="2020-11-10T11:18:00Z">
              <w:tcPr>
                <w:tcW w:w="284" w:type="dxa"/>
              </w:tcPr>
            </w:tcPrChange>
          </w:tcPr>
          <w:p w14:paraId="62E4EC79" w14:textId="77777777" w:rsidR="00603C37" w:rsidRPr="0030179A" w:rsidRDefault="00603C37" w:rsidP="004E7A37">
            <w:pPr>
              <w:spacing w:after="0" w:line="240" w:lineRule="auto"/>
              <w:jc w:val="center"/>
              <w:rPr>
                <w:ins w:id="392" w:author="Juliette Cohen" w:date="2020-11-10T11:04:00Z"/>
                <w:rFonts w:eastAsia="Times New Roman" w:cs="Calibri"/>
                <w:color w:val="000000"/>
                <w:sz w:val="16"/>
                <w:szCs w:val="16"/>
                <w:lang w:val="en-IE" w:eastAsia="en-GB"/>
              </w:rPr>
            </w:pPr>
          </w:p>
        </w:tc>
        <w:tc>
          <w:tcPr>
            <w:tcW w:w="284" w:type="dxa"/>
            <w:tcPrChange w:id="393" w:author="Juliette Cohen" w:date="2020-11-10T11:18:00Z">
              <w:tcPr>
                <w:tcW w:w="284" w:type="dxa"/>
              </w:tcPr>
            </w:tcPrChange>
          </w:tcPr>
          <w:p w14:paraId="27C88E58" w14:textId="77777777" w:rsidR="00603C37" w:rsidRPr="0030179A" w:rsidRDefault="00603C37" w:rsidP="004E7A37">
            <w:pPr>
              <w:spacing w:after="0" w:line="240" w:lineRule="auto"/>
              <w:jc w:val="center"/>
              <w:rPr>
                <w:ins w:id="394" w:author="Juliette Cohen" w:date="2020-11-10T11:05:00Z"/>
                <w:rFonts w:eastAsia="Times New Roman" w:cs="Calibri"/>
                <w:color w:val="000000"/>
                <w:sz w:val="16"/>
                <w:szCs w:val="16"/>
                <w:lang w:val="en-IE" w:eastAsia="en-GB"/>
              </w:rPr>
            </w:pPr>
          </w:p>
        </w:tc>
        <w:tc>
          <w:tcPr>
            <w:tcW w:w="289" w:type="dxa"/>
            <w:tcPrChange w:id="395" w:author="Juliette Cohen" w:date="2020-11-10T11:18:00Z">
              <w:tcPr>
                <w:tcW w:w="289" w:type="dxa"/>
              </w:tcPr>
            </w:tcPrChange>
          </w:tcPr>
          <w:p w14:paraId="57F0E412" w14:textId="77777777" w:rsidR="00603C37" w:rsidRPr="0030179A" w:rsidRDefault="00603C37" w:rsidP="004E7A37">
            <w:pPr>
              <w:spacing w:after="0" w:line="240" w:lineRule="auto"/>
              <w:jc w:val="center"/>
              <w:rPr>
                <w:ins w:id="396" w:author="Juliette Cohen" w:date="2020-11-10T11:05:00Z"/>
                <w:rFonts w:eastAsia="Times New Roman" w:cs="Calibri"/>
                <w:color w:val="000000"/>
                <w:sz w:val="16"/>
                <w:szCs w:val="16"/>
                <w:lang w:val="en-IE" w:eastAsia="en-GB"/>
              </w:rPr>
            </w:pPr>
          </w:p>
        </w:tc>
        <w:tc>
          <w:tcPr>
            <w:tcW w:w="282" w:type="dxa"/>
            <w:gridSpan w:val="2"/>
            <w:tcPrChange w:id="397" w:author="Juliette Cohen" w:date="2020-11-10T11:18:00Z">
              <w:tcPr>
                <w:tcW w:w="282" w:type="dxa"/>
              </w:tcPr>
            </w:tcPrChange>
          </w:tcPr>
          <w:p w14:paraId="10D7307E" w14:textId="77777777" w:rsidR="00603C37" w:rsidRPr="0030179A" w:rsidRDefault="00603C37" w:rsidP="004E7A37">
            <w:pPr>
              <w:spacing w:after="0" w:line="240" w:lineRule="auto"/>
              <w:jc w:val="center"/>
              <w:rPr>
                <w:ins w:id="398" w:author="Juliette Cohen" w:date="2020-11-10T11:06:00Z"/>
                <w:rFonts w:eastAsia="Times New Roman" w:cs="Calibri"/>
                <w:color w:val="000000"/>
                <w:sz w:val="16"/>
                <w:szCs w:val="16"/>
                <w:lang w:val="en-IE" w:eastAsia="en-GB"/>
              </w:rPr>
            </w:pPr>
          </w:p>
        </w:tc>
        <w:tc>
          <w:tcPr>
            <w:tcW w:w="282" w:type="dxa"/>
            <w:tcPrChange w:id="399" w:author="Juliette Cohen" w:date="2020-11-10T11:18:00Z">
              <w:tcPr>
                <w:tcW w:w="282" w:type="dxa"/>
                <w:gridSpan w:val="2"/>
              </w:tcPr>
            </w:tcPrChange>
          </w:tcPr>
          <w:p w14:paraId="39FF04C0" w14:textId="77777777" w:rsidR="00603C37" w:rsidRPr="0030179A" w:rsidRDefault="00603C37" w:rsidP="004E7A37">
            <w:pPr>
              <w:spacing w:after="0" w:line="240" w:lineRule="auto"/>
              <w:jc w:val="center"/>
              <w:rPr>
                <w:ins w:id="400" w:author="Juliette Cohen" w:date="2020-11-10T11:06:00Z"/>
                <w:rFonts w:eastAsia="Times New Roman" w:cs="Calibri"/>
                <w:color w:val="000000"/>
                <w:sz w:val="16"/>
                <w:szCs w:val="16"/>
                <w:lang w:val="en-IE" w:eastAsia="en-GB"/>
              </w:rPr>
            </w:pPr>
          </w:p>
        </w:tc>
        <w:tc>
          <w:tcPr>
            <w:tcW w:w="282" w:type="dxa"/>
            <w:tcPrChange w:id="401" w:author="Juliette Cohen" w:date="2020-11-10T11:18:00Z">
              <w:tcPr>
                <w:tcW w:w="282" w:type="dxa"/>
              </w:tcPr>
            </w:tcPrChange>
          </w:tcPr>
          <w:p w14:paraId="25228541" w14:textId="77777777" w:rsidR="00603C37" w:rsidRPr="0030179A" w:rsidRDefault="00603C37" w:rsidP="004E7A37">
            <w:pPr>
              <w:spacing w:after="0" w:line="240" w:lineRule="auto"/>
              <w:jc w:val="center"/>
              <w:rPr>
                <w:ins w:id="402" w:author="Juliette Cohen" w:date="2020-11-10T11:06:00Z"/>
                <w:rFonts w:eastAsia="Times New Roman" w:cs="Calibri"/>
                <w:color w:val="000000"/>
                <w:sz w:val="16"/>
                <w:szCs w:val="16"/>
                <w:lang w:val="en-IE" w:eastAsia="en-GB"/>
              </w:rPr>
            </w:pPr>
          </w:p>
        </w:tc>
        <w:tc>
          <w:tcPr>
            <w:tcW w:w="282" w:type="dxa"/>
            <w:tcPrChange w:id="403" w:author="Juliette Cohen" w:date="2020-11-10T11:18:00Z">
              <w:tcPr>
                <w:tcW w:w="282" w:type="dxa"/>
              </w:tcPr>
            </w:tcPrChange>
          </w:tcPr>
          <w:p w14:paraId="0AC566C9" w14:textId="77777777" w:rsidR="00603C37" w:rsidRPr="0030179A" w:rsidRDefault="00603C37" w:rsidP="004E7A37">
            <w:pPr>
              <w:spacing w:after="0" w:line="240" w:lineRule="auto"/>
              <w:jc w:val="center"/>
              <w:rPr>
                <w:ins w:id="404" w:author="Juliette Cohen" w:date="2020-11-10T11:06:00Z"/>
                <w:rFonts w:eastAsia="Times New Roman" w:cs="Calibri"/>
                <w:color w:val="000000"/>
                <w:sz w:val="16"/>
                <w:szCs w:val="16"/>
                <w:lang w:val="en-IE" w:eastAsia="en-GB"/>
              </w:rPr>
            </w:pPr>
          </w:p>
        </w:tc>
      </w:tr>
      <w:tr w:rsidR="00603C37" w:rsidRPr="0030179A" w14:paraId="0AFCAF58" w14:textId="5204EE6E" w:rsidTr="004E7A37">
        <w:tblPrEx>
          <w:tblPrExChange w:id="405" w:author="Juliette Cohen" w:date="2020-11-10T11:18:00Z">
            <w:tblPrEx>
              <w:tblW w:w="10518" w:type="dxa"/>
            </w:tblPrEx>
          </w:tblPrExChange>
        </w:tblPrEx>
        <w:trPr>
          <w:gridAfter w:val="1"/>
          <w:wAfter w:w="15" w:type="dxa"/>
          <w:trHeight w:val="270"/>
          <w:trPrChange w:id="406" w:author="Juliette Cohen" w:date="2020-11-10T11:18:00Z">
            <w:trPr>
              <w:gridAfter w:val="1"/>
              <w:wAfter w:w="18" w:type="dxa"/>
              <w:trHeight w:val="270"/>
            </w:trPr>
          </w:trPrChange>
        </w:trPr>
        <w:tc>
          <w:tcPr>
            <w:tcW w:w="1271" w:type="dxa"/>
            <w:shd w:val="clear" w:color="auto" w:fill="auto"/>
            <w:noWrap/>
            <w:vAlign w:val="center"/>
            <w:hideMark/>
            <w:tcPrChange w:id="407" w:author="Juliette Cohen" w:date="2020-11-10T11:18:00Z">
              <w:tcPr>
                <w:tcW w:w="1271" w:type="dxa"/>
                <w:shd w:val="clear" w:color="auto" w:fill="auto"/>
                <w:noWrap/>
                <w:vAlign w:val="center"/>
                <w:hideMark/>
              </w:tcPr>
            </w:tcPrChange>
          </w:tcPr>
          <w:p w14:paraId="28086B79"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Secondary analysis of ASER results and triangulation</w:t>
            </w:r>
          </w:p>
        </w:tc>
        <w:tc>
          <w:tcPr>
            <w:tcW w:w="283" w:type="dxa"/>
            <w:shd w:val="clear" w:color="auto" w:fill="auto"/>
            <w:noWrap/>
            <w:vAlign w:val="center"/>
            <w:hideMark/>
            <w:tcPrChange w:id="408" w:author="Juliette Cohen" w:date="2020-11-10T11:18:00Z">
              <w:tcPr>
                <w:tcW w:w="283" w:type="dxa"/>
                <w:shd w:val="clear" w:color="auto" w:fill="auto"/>
                <w:noWrap/>
                <w:vAlign w:val="center"/>
                <w:hideMark/>
              </w:tcPr>
            </w:tcPrChange>
          </w:tcPr>
          <w:p w14:paraId="660FCBA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409" w:author="Juliette Cohen" w:date="2020-11-10T11:18:00Z">
              <w:tcPr>
                <w:tcW w:w="283" w:type="dxa"/>
                <w:shd w:val="clear" w:color="auto" w:fill="auto"/>
                <w:noWrap/>
                <w:vAlign w:val="center"/>
                <w:hideMark/>
              </w:tcPr>
            </w:tcPrChange>
          </w:tcPr>
          <w:p w14:paraId="0704EFE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410" w:author="Juliette Cohen" w:date="2020-11-10T11:18:00Z">
              <w:tcPr>
                <w:tcW w:w="305" w:type="dxa"/>
                <w:shd w:val="clear" w:color="auto" w:fill="auto"/>
                <w:noWrap/>
                <w:vAlign w:val="center"/>
              </w:tcPr>
            </w:tcPrChange>
          </w:tcPr>
          <w:p w14:paraId="63746521" w14:textId="2CE17CAC"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411" w:author="Juliette Cohen" w:date="2020-11-10T11:18:00Z">
              <w:tcPr>
                <w:tcW w:w="236" w:type="dxa"/>
                <w:shd w:val="clear" w:color="auto" w:fill="auto"/>
                <w:noWrap/>
                <w:vAlign w:val="center"/>
              </w:tcPr>
            </w:tcPrChange>
          </w:tcPr>
          <w:p w14:paraId="035898A1" w14:textId="6178A68D"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412" w:author="Juliette Cohen" w:date="2020-11-10T11:18:00Z">
              <w:tcPr>
                <w:tcW w:w="287" w:type="dxa"/>
                <w:gridSpan w:val="2"/>
                <w:shd w:val="clear" w:color="auto" w:fill="auto"/>
                <w:vAlign w:val="center"/>
              </w:tcPr>
            </w:tcPrChange>
          </w:tcPr>
          <w:p w14:paraId="78E412B4" w14:textId="6C9A67C8"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31" w:type="dxa"/>
            <w:shd w:val="clear" w:color="auto" w:fill="auto"/>
            <w:noWrap/>
            <w:vAlign w:val="center"/>
            <w:tcPrChange w:id="413" w:author="Juliette Cohen" w:date="2020-11-10T11:18:00Z">
              <w:tcPr>
                <w:tcW w:w="331" w:type="dxa"/>
                <w:shd w:val="clear" w:color="auto" w:fill="auto"/>
                <w:noWrap/>
                <w:vAlign w:val="center"/>
              </w:tcPr>
            </w:tcPrChange>
          </w:tcPr>
          <w:p w14:paraId="60AE88C3" w14:textId="7A8C4775"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31" w:type="dxa"/>
            <w:shd w:val="clear" w:color="auto" w:fill="auto"/>
            <w:noWrap/>
            <w:vAlign w:val="center"/>
            <w:tcPrChange w:id="414" w:author="Juliette Cohen" w:date="2020-11-10T11:18:00Z">
              <w:tcPr>
                <w:tcW w:w="331" w:type="dxa"/>
                <w:shd w:val="clear" w:color="auto" w:fill="auto"/>
                <w:noWrap/>
                <w:vAlign w:val="center"/>
              </w:tcPr>
            </w:tcPrChange>
          </w:tcPr>
          <w:p w14:paraId="22C186F8" w14:textId="6897FAC4"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32" w:type="dxa"/>
            <w:shd w:val="clear" w:color="auto" w:fill="auto"/>
            <w:noWrap/>
            <w:vAlign w:val="center"/>
            <w:tcPrChange w:id="415" w:author="Juliette Cohen" w:date="2020-11-10T11:18:00Z">
              <w:tcPr>
                <w:tcW w:w="332" w:type="dxa"/>
                <w:shd w:val="clear" w:color="auto" w:fill="auto"/>
                <w:noWrap/>
                <w:vAlign w:val="center"/>
              </w:tcPr>
            </w:tcPrChange>
          </w:tcPr>
          <w:p w14:paraId="7563A1AC" w14:textId="297C13F6"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05" w:type="dxa"/>
            <w:shd w:val="clear" w:color="auto" w:fill="auto"/>
            <w:noWrap/>
            <w:vAlign w:val="center"/>
            <w:hideMark/>
            <w:tcPrChange w:id="416" w:author="Juliette Cohen" w:date="2020-11-10T11:18:00Z">
              <w:tcPr>
                <w:tcW w:w="305" w:type="dxa"/>
                <w:shd w:val="clear" w:color="auto" w:fill="auto"/>
                <w:noWrap/>
                <w:vAlign w:val="center"/>
                <w:hideMark/>
              </w:tcPr>
            </w:tcPrChange>
          </w:tcPr>
          <w:p w14:paraId="0A3E2B9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417" w:author="Juliette Cohen" w:date="2020-11-10T11:18:00Z">
              <w:tcPr>
                <w:tcW w:w="316" w:type="dxa"/>
                <w:shd w:val="clear" w:color="auto" w:fill="auto"/>
                <w:noWrap/>
                <w:vAlign w:val="center"/>
                <w:hideMark/>
              </w:tcPr>
            </w:tcPrChange>
          </w:tcPr>
          <w:p w14:paraId="0E19F25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418" w:author="Juliette Cohen" w:date="2020-11-10T11:18:00Z">
              <w:tcPr>
                <w:tcW w:w="357" w:type="dxa"/>
                <w:shd w:val="clear" w:color="auto" w:fill="auto"/>
                <w:noWrap/>
                <w:vAlign w:val="center"/>
                <w:hideMark/>
              </w:tcPr>
            </w:tcPrChange>
          </w:tcPr>
          <w:p w14:paraId="1472512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419" w:author="Juliette Cohen" w:date="2020-11-10T11:18:00Z">
              <w:tcPr>
                <w:tcW w:w="285" w:type="dxa"/>
                <w:shd w:val="clear" w:color="auto" w:fill="auto"/>
                <w:noWrap/>
                <w:vAlign w:val="center"/>
                <w:hideMark/>
              </w:tcPr>
            </w:tcPrChange>
          </w:tcPr>
          <w:p w14:paraId="009F96A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420" w:author="Juliette Cohen" w:date="2020-11-10T11:18:00Z">
              <w:tcPr>
                <w:tcW w:w="359" w:type="dxa"/>
                <w:shd w:val="clear" w:color="auto" w:fill="auto"/>
                <w:noWrap/>
                <w:vAlign w:val="center"/>
                <w:hideMark/>
              </w:tcPr>
            </w:tcPrChange>
          </w:tcPr>
          <w:p w14:paraId="0562CCC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421" w:author="Juliette Cohen" w:date="2020-11-10T11:18:00Z">
              <w:tcPr>
                <w:tcW w:w="285" w:type="dxa"/>
                <w:shd w:val="clear" w:color="auto" w:fill="auto"/>
                <w:noWrap/>
                <w:vAlign w:val="center"/>
                <w:hideMark/>
              </w:tcPr>
            </w:tcPrChange>
          </w:tcPr>
          <w:p w14:paraId="3A568E7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422" w:author="Juliette Cohen" w:date="2020-11-10T11:18:00Z">
              <w:tcPr>
                <w:tcW w:w="241" w:type="dxa"/>
                <w:shd w:val="clear" w:color="auto" w:fill="auto"/>
                <w:noWrap/>
                <w:vAlign w:val="center"/>
                <w:hideMark/>
              </w:tcPr>
            </w:tcPrChange>
          </w:tcPr>
          <w:p w14:paraId="25A3411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423" w:author="Juliette Cohen" w:date="2020-11-10T11:18:00Z">
              <w:tcPr>
                <w:tcW w:w="357" w:type="dxa"/>
                <w:shd w:val="clear" w:color="auto" w:fill="auto"/>
                <w:noWrap/>
                <w:vAlign w:val="center"/>
                <w:hideMark/>
              </w:tcPr>
            </w:tcPrChange>
          </w:tcPr>
          <w:p w14:paraId="030557F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424" w:author="Juliette Cohen" w:date="2020-11-10T11:18:00Z">
              <w:tcPr>
                <w:tcW w:w="236" w:type="dxa"/>
                <w:shd w:val="clear" w:color="auto" w:fill="auto"/>
                <w:noWrap/>
                <w:vAlign w:val="center"/>
                <w:hideMark/>
              </w:tcPr>
            </w:tcPrChange>
          </w:tcPr>
          <w:p w14:paraId="7F0B75B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425" w:author="Juliette Cohen" w:date="2020-11-10T11:18:00Z">
              <w:tcPr>
                <w:tcW w:w="357" w:type="dxa"/>
                <w:gridSpan w:val="2"/>
                <w:shd w:val="clear" w:color="auto" w:fill="auto"/>
                <w:vAlign w:val="center"/>
              </w:tcPr>
            </w:tcPrChange>
          </w:tcPr>
          <w:p w14:paraId="75AEE98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426" w:author="Juliette Cohen" w:date="2020-11-10T11:18:00Z">
              <w:tcPr>
                <w:tcW w:w="236" w:type="dxa"/>
                <w:shd w:val="clear" w:color="auto" w:fill="auto"/>
                <w:noWrap/>
                <w:vAlign w:val="center"/>
                <w:hideMark/>
              </w:tcPr>
            </w:tcPrChange>
          </w:tcPr>
          <w:p w14:paraId="5241FC4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427" w:author="Juliette Cohen" w:date="2020-11-10T11:18:00Z">
              <w:tcPr>
                <w:tcW w:w="331" w:type="dxa"/>
                <w:shd w:val="clear" w:color="auto" w:fill="auto"/>
                <w:noWrap/>
                <w:vAlign w:val="center"/>
                <w:hideMark/>
              </w:tcPr>
            </w:tcPrChange>
          </w:tcPr>
          <w:p w14:paraId="4877B24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428" w:author="Juliette Cohen" w:date="2020-11-10T11:18:00Z">
              <w:tcPr>
                <w:tcW w:w="331" w:type="dxa"/>
                <w:shd w:val="clear" w:color="auto" w:fill="auto"/>
                <w:noWrap/>
                <w:vAlign w:val="center"/>
                <w:hideMark/>
              </w:tcPr>
            </w:tcPrChange>
          </w:tcPr>
          <w:p w14:paraId="32FEB45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429" w:author="Juliette Cohen" w:date="2020-11-10T11:18:00Z">
              <w:tcPr>
                <w:tcW w:w="299" w:type="dxa"/>
                <w:shd w:val="clear" w:color="auto" w:fill="auto"/>
                <w:noWrap/>
                <w:vAlign w:val="center"/>
                <w:hideMark/>
              </w:tcPr>
            </w:tcPrChange>
          </w:tcPr>
          <w:p w14:paraId="70586A8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430" w:author="Juliette Cohen" w:date="2020-11-10T11:18:00Z">
              <w:tcPr>
                <w:tcW w:w="277" w:type="dxa"/>
              </w:tcPr>
            </w:tcPrChange>
          </w:tcPr>
          <w:p w14:paraId="0577ECF4" w14:textId="77777777" w:rsidR="00603C37" w:rsidRPr="0030179A" w:rsidRDefault="00603C37" w:rsidP="004E7A37">
            <w:pPr>
              <w:spacing w:after="0" w:line="240" w:lineRule="auto"/>
              <w:jc w:val="center"/>
              <w:rPr>
                <w:ins w:id="431" w:author="Juliette Cohen" w:date="2020-11-10T11:03:00Z"/>
                <w:rFonts w:eastAsia="Times New Roman" w:cs="Calibri"/>
                <w:color w:val="000000"/>
                <w:sz w:val="16"/>
                <w:szCs w:val="16"/>
                <w:lang w:val="en-IE" w:eastAsia="en-GB"/>
              </w:rPr>
            </w:pPr>
          </w:p>
        </w:tc>
        <w:tc>
          <w:tcPr>
            <w:tcW w:w="284" w:type="dxa"/>
            <w:tcPrChange w:id="432" w:author="Juliette Cohen" w:date="2020-11-10T11:18:00Z">
              <w:tcPr>
                <w:tcW w:w="284" w:type="dxa"/>
                <w:gridSpan w:val="2"/>
              </w:tcPr>
            </w:tcPrChange>
          </w:tcPr>
          <w:p w14:paraId="4BE96D9D" w14:textId="77777777" w:rsidR="00603C37" w:rsidRPr="0030179A" w:rsidRDefault="00603C37" w:rsidP="004E7A37">
            <w:pPr>
              <w:spacing w:after="0" w:line="240" w:lineRule="auto"/>
              <w:jc w:val="center"/>
              <w:rPr>
                <w:ins w:id="433" w:author="Juliette Cohen" w:date="2020-11-10T11:04:00Z"/>
                <w:rFonts w:eastAsia="Times New Roman" w:cs="Calibri"/>
                <w:color w:val="000000"/>
                <w:sz w:val="16"/>
                <w:szCs w:val="16"/>
                <w:lang w:val="en-IE" w:eastAsia="en-GB"/>
              </w:rPr>
            </w:pPr>
          </w:p>
        </w:tc>
        <w:tc>
          <w:tcPr>
            <w:tcW w:w="284" w:type="dxa"/>
            <w:tcPrChange w:id="434" w:author="Juliette Cohen" w:date="2020-11-10T11:18:00Z">
              <w:tcPr>
                <w:tcW w:w="284" w:type="dxa"/>
              </w:tcPr>
            </w:tcPrChange>
          </w:tcPr>
          <w:p w14:paraId="4CD585B1" w14:textId="77777777" w:rsidR="00603C37" w:rsidRPr="0030179A" w:rsidRDefault="00603C37" w:rsidP="004E7A37">
            <w:pPr>
              <w:spacing w:after="0" w:line="240" w:lineRule="auto"/>
              <w:jc w:val="center"/>
              <w:rPr>
                <w:ins w:id="435" w:author="Juliette Cohen" w:date="2020-11-10T11:04:00Z"/>
                <w:rFonts w:eastAsia="Times New Roman" w:cs="Calibri"/>
                <w:color w:val="000000"/>
                <w:sz w:val="16"/>
                <w:szCs w:val="16"/>
                <w:lang w:val="en-IE" w:eastAsia="en-GB"/>
              </w:rPr>
            </w:pPr>
          </w:p>
        </w:tc>
        <w:tc>
          <w:tcPr>
            <w:tcW w:w="284" w:type="dxa"/>
            <w:tcPrChange w:id="436" w:author="Juliette Cohen" w:date="2020-11-10T11:18:00Z">
              <w:tcPr>
                <w:tcW w:w="284" w:type="dxa"/>
              </w:tcPr>
            </w:tcPrChange>
          </w:tcPr>
          <w:p w14:paraId="0BD52CF5" w14:textId="77777777" w:rsidR="00603C37" w:rsidRPr="0030179A" w:rsidRDefault="00603C37" w:rsidP="004E7A37">
            <w:pPr>
              <w:spacing w:after="0" w:line="240" w:lineRule="auto"/>
              <w:jc w:val="center"/>
              <w:rPr>
                <w:ins w:id="437" w:author="Juliette Cohen" w:date="2020-11-10T11:05:00Z"/>
                <w:rFonts w:eastAsia="Times New Roman" w:cs="Calibri"/>
                <w:color w:val="000000"/>
                <w:sz w:val="16"/>
                <w:szCs w:val="16"/>
                <w:lang w:val="en-IE" w:eastAsia="en-GB"/>
              </w:rPr>
            </w:pPr>
          </w:p>
        </w:tc>
        <w:tc>
          <w:tcPr>
            <w:tcW w:w="289" w:type="dxa"/>
            <w:tcPrChange w:id="438" w:author="Juliette Cohen" w:date="2020-11-10T11:18:00Z">
              <w:tcPr>
                <w:tcW w:w="289" w:type="dxa"/>
              </w:tcPr>
            </w:tcPrChange>
          </w:tcPr>
          <w:p w14:paraId="41226257" w14:textId="77777777" w:rsidR="00603C37" w:rsidRPr="0030179A" w:rsidRDefault="00603C37" w:rsidP="004E7A37">
            <w:pPr>
              <w:spacing w:after="0" w:line="240" w:lineRule="auto"/>
              <w:jc w:val="center"/>
              <w:rPr>
                <w:ins w:id="439" w:author="Juliette Cohen" w:date="2020-11-10T11:05:00Z"/>
                <w:rFonts w:eastAsia="Times New Roman" w:cs="Calibri"/>
                <w:color w:val="000000"/>
                <w:sz w:val="16"/>
                <w:szCs w:val="16"/>
                <w:lang w:val="en-IE" w:eastAsia="en-GB"/>
              </w:rPr>
            </w:pPr>
          </w:p>
        </w:tc>
        <w:tc>
          <w:tcPr>
            <w:tcW w:w="282" w:type="dxa"/>
            <w:gridSpan w:val="2"/>
            <w:tcPrChange w:id="440" w:author="Juliette Cohen" w:date="2020-11-10T11:18:00Z">
              <w:tcPr>
                <w:tcW w:w="282" w:type="dxa"/>
              </w:tcPr>
            </w:tcPrChange>
          </w:tcPr>
          <w:p w14:paraId="109031B4" w14:textId="77777777" w:rsidR="00603C37" w:rsidRPr="0030179A" w:rsidRDefault="00603C37" w:rsidP="004E7A37">
            <w:pPr>
              <w:spacing w:after="0" w:line="240" w:lineRule="auto"/>
              <w:jc w:val="center"/>
              <w:rPr>
                <w:ins w:id="441" w:author="Juliette Cohen" w:date="2020-11-10T11:06:00Z"/>
                <w:rFonts w:eastAsia="Times New Roman" w:cs="Calibri"/>
                <w:color w:val="000000"/>
                <w:sz w:val="16"/>
                <w:szCs w:val="16"/>
                <w:lang w:val="en-IE" w:eastAsia="en-GB"/>
              </w:rPr>
            </w:pPr>
          </w:p>
        </w:tc>
        <w:tc>
          <w:tcPr>
            <w:tcW w:w="282" w:type="dxa"/>
            <w:tcPrChange w:id="442" w:author="Juliette Cohen" w:date="2020-11-10T11:18:00Z">
              <w:tcPr>
                <w:tcW w:w="282" w:type="dxa"/>
                <w:gridSpan w:val="2"/>
              </w:tcPr>
            </w:tcPrChange>
          </w:tcPr>
          <w:p w14:paraId="6EA360B6" w14:textId="77777777" w:rsidR="00603C37" w:rsidRPr="0030179A" w:rsidRDefault="00603C37" w:rsidP="004E7A37">
            <w:pPr>
              <w:spacing w:after="0" w:line="240" w:lineRule="auto"/>
              <w:jc w:val="center"/>
              <w:rPr>
                <w:ins w:id="443" w:author="Juliette Cohen" w:date="2020-11-10T11:06:00Z"/>
                <w:rFonts w:eastAsia="Times New Roman" w:cs="Calibri"/>
                <w:color w:val="000000"/>
                <w:sz w:val="16"/>
                <w:szCs w:val="16"/>
                <w:lang w:val="en-IE" w:eastAsia="en-GB"/>
              </w:rPr>
            </w:pPr>
          </w:p>
        </w:tc>
        <w:tc>
          <w:tcPr>
            <w:tcW w:w="282" w:type="dxa"/>
            <w:tcPrChange w:id="444" w:author="Juliette Cohen" w:date="2020-11-10T11:18:00Z">
              <w:tcPr>
                <w:tcW w:w="282" w:type="dxa"/>
              </w:tcPr>
            </w:tcPrChange>
          </w:tcPr>
          <w:p w14:paraId="2AA12BFB" w14:textId="77777777" w:rsidR="00603C37" w:rsidRPr="0030179A" w:rsidRDefault="00603C37" w:rsidP="004E7A37">
            <w:pPr>
              <w:spacing w:after="0" w:line="240" w:lineRule="auto"/>
              <w:jc w:val="center"/>
              <w:rPr>
                <w:ins w:id="445" w:author="Juliette Cohen" w:date="2020-11-10T11:06:00Z"/>
                <w:rFonts w:eastAsia="Times New Roman" w:cs="Calibri"/>
                <w:color w:val="000000"/>
                <w:sz w:val="16"/>
                <w:szCs w:val="16"/>
                <w:lang w:val="en-IE" w:eastAsia="en-GB"/>
              </w:rPr>
            </w:pPr>
          </w:p>
        </w:tc>
        <w:tc>
          <w:tcPr>
            <w:tcW w:w="282" w:type="dxa"/>
            <w:tcPrChange w:id="446" w:author="Juliette Cohen" w:date="2020-11-10T11:18:00Z">
              <w:tcPr>
                <w:tcW w:w="282" w:type="dxa"/>
              </w:tcPr>
            </w:tcPrChange>
          </w:tcPr>
          <w:p w14:paraId="223BE1C2" w14:textId="77777777" w:rsidR="00603C37" w:rsidRPr="0030179A" w:rsidRDefault="00603C37" w:rsidP="004E7A37">
            <w:pPr>
              <w:spacing w:after="0" w:line="240" w:lineRule="auto"/>
              <w:jc w:val="center"/>
              <w:rPr>
                <w:ins w:id="447" w:author="Juliette Cohen" w:date="2020-11-10T11:06:00Z"/>
                <w:rFonts w:eastAsia="Times New Roman" w:cs="Calibri"/>
                <w:color w:val="000000"/>
                <w:sz w:val="16"/>
                <w:szCs w:val="16"/>
                <w:lang w:val="en-IE" w:eastAsia="en-GB"/>
              </w:rPr>
            </w:pPr>
          </w:p>
        </w:tc>
      </w:tr>
      <w:tr w:rsidR="00603C37" w:rsidRPr="0030179A" w14:paraId="7A98378B" w14:textId="6E508340" w:rsidTr="004E7A37">
        <w:tblPrEx>
          <w:tblPrExChange w:id="448" w:author="Juliette Cohen" w:date="2020-11-10T11:18:00Z">
            <w:tblPrEx>
              <w:tblW w:w="10518" w:type="dxa"/>
            </w:tblPrEx>
          </w:tblPrExChange>
        </w:tblPrEx>
        <w:trPr>
          <w:gridAfter w:val="1"/>
          <w:wAfter w:w="15" w:type="dxa"/>
          <w:trHeight w:val="270"/>
          <w:trPrChange w:id="449" w:author="Juliette Cohen" w:date="2020-11-10T11:18:00Z">
            <w:trPr>
              <w:gridAfter w:val="1"/>
              <w:wAfter w:w="18" w:type="dxa"/>
              <w:trHeight w:val="270"/>
            </w:trPr>
          </w:trPrChange>
        </w:trPr>
        <w:tc>
          <w:tcPr>
            <w:tcW w:w="1271" w:type="dxa"/>
            <w:shd w:val="clear" w:color="auto" w:fill="auto"/>
            <w:noWrap/>
            <w:vAlign w:val="center"/>
            <w:tcPrChange w:id="450" w:author="Juliette Cohen" w:date="2020-11-10T11:18:00Z">
              <w:tcPr>
                <w:tcW w:w="1271" w:type="dxa"/>
                <w:shd w:val="clear" w:color="auto" w:fill="auto"/>
                <w:noWrap/>
                <w:vAlign w:val="center"/>
              </w:tcPr>
            </w:tcPrChange>
          </w:tcPr>
          <w:p w14:paraId="1ADF69DC"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 xml:space="preserve">Preliminary presentation 1; </w:t>
            </w:r>
          </w:p>
          <w:p w14:paraId="07ECDAD1"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Assessment Design Workshop</w:t>
            </w:r>
          </w:p>
        </w:tc>
        <w:tc>
          <w:tcPr>
            <w:tcW w:w="283" w:type="dxa"/>
            <w:shd w:val="clear" w:color="auto" w:fill="auto"/>
            <w:noWrap/>
            <w:vAlign w:val="center"/>
            <w:tcPrChange w:id="451" w:author="Juliette Cohen" w:date="2020-11-10T11:18:00Z">
              <w:tcPr>
                <w:tcW w:w="283" w:type="dxa"/>
                <w:shd w:val="clear" w:color="auto" w:fill="auto"/>
                <w:noWrap/>
                <w:vAlign w:val="center"/>
              </w:tcPr>
            </w:tcPrChange>
          </w:tcPr>
          <w:p w14:paraId="249338C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tcPrChange w:id="452" w:author="Juliette Cohen" w:date="2020-11-10T11:18:00Z">
              <w:tcPr>
                <w:tcW w:w="283" w:type="dxa"/>
                <w:shd w:val="clear" w:color="auto" w:fill="auto"/>
                <w:noWrap/>
                <w:vAlign w:val="center"/>
              </w:tcPr>
            </w:tcPrChange>
          </w:tcPr>
          <w:p w14:paraId="3EF4F9C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453" w:author="Juliette Cohen" w:date="2020-11-10T11:18:00Z">
              <w:tcPr>
                <w:tcW w:w="305" w:type="dxa"/>
                <w:shd w:val="clear" w:color="auto" w:fill="auto"/>
                <w:noWrap/>
                <w:vAlign w:val="center"/>
              </w:tcPr>
            </w:tcPrChange>
          </w:tcPr>
          <w:p w14:paraId="571E89C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454" w:author="Juliette Cohen" w:date="2020-11-10T11:18:00Z">
              <w:tcPr>
                <w:tcW w:w="236" w:type="dxa"/>
                <w:shd w:val="clear" w:color="auto" w:fill="auto"/>
                <w:noWrap/>
                <w:vAlign w:val="center"/>
              </w:tcPr>
            </w:tcPrChange>
          </w:tcPr>
          <w:p w14:paraId="49986C4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455" w:author="Juliette Cohen" w:date="2020-11-10T11:18:00Z">
              <w:tcPr>
                <w:tcW w:w="287" w:type="dxa"/>
                <w:gridSpan w:val="2"/>
                <w:shd w:val="clear" w:color="auto" w:fill="auto"/>
                <w:vAlign w:val="center"/>
              </w:tcPr>
            </w:tcPrChange>
          </w:tcPr>
          <w:p w14:paraId="777E1F6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456" w:author="Juliette Cohen" w:date="2020-11-10T11:18:00Z">
              <w:tcPr>
                <w:tcW w:w="331" w:type="dxa"/>
                <w:shd w:val="clear" w:color="auto" w:fill="auto"/>
                <w:noWrap/>
                <w:vAlign w:val="center"/>
              </w:tcPr>
            </w:tcPrChange>
          </w:tcPr>
          <w:p w14:paraId="3C8897AD" w14:textId="729E519B"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457" w:author="Juliette Cohen" w:date="2020-11-10T11:18:00Z">
              <w:tcPr>
                <w:tcW w:w="331" w:type="dxa"/>
                <w:shd w:val="clear" w:color="auto" w:fill="auto"/>
                <w:noWrap/>
                <w:vAlign w:val="center"/>
              </w:tcPr>
            </w:tcPrChange>
          </w:tcPr>
          <w:p w14:paraId="5F2FA41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tcPrChange w:id="458" w:author="Juliette Cohen" w:date="2020-11-10T11:18:00Z">
              <w:tcPr>
                <w:tcW w:w="332" w:type="dxa"/>
                <w:shd w:val="clear" w:color="auto" w:fill="auto"/>
                <w:noWrap/>
                <w:vAlign w:val="center"/>
              </w:tcPr>
            </w:tcPrChange>
          </w:tcPr>
          <w:p w14:paraId="41B6AA79" w14:textId="2745C1D0"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05" w:type="dxa"/>
            <w:shd w:val="clear" w:color="auto" w:fill="auto"/>
            <w:noWrap/>
            <w:vAlign w:val="center"/>
            <w:tcPrChange w:id="459" w:author="Juliette Cohen" w:date="2020-11-10T11:18:00Z">
              <w:tcPr>
                <w:tcW w:w="305" w:type="dxa"/>
                <w:shd w:val="clear" w:color="auto" w:fill="auto"/>
                <w:noWrap/>
                <w:vAlign w:val="center"/>
              </w:tcPr>
            </w:tcPrChange>
          </w:tcPr>
          <w:p w14:paraId="17B6AC9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tcPrChange w:id="460" w:author="Juliette Cohen" w:date="2020-11-10T11:18:00Z">
              <w:tcPr>
                <w:tcW w:w="316" w:type="dxa"/>
                <w:shd w:val="clear" w:color="auto" w:fill="auto"/>
                <w:noWrap/>
                <w:vAlign w:val="center"/>
              </w:tcPr>
            </w:tcPrChange>
          </w:tcPr>
          <w:p w14:paraId="5606EA8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tcPrChange w:id="461" w:author="Juliette Cohen" w:date="2020-11-10T11:18:00Z">
              <w:tcPr>
                <w:tcW w:w="357" w:type="dxa"/>
                <w:shd w:val="clear" w:color="auto" w:fill="auto"/>
                <w:noWrap/>
                <w:vAlign w:val="center"/>
              </w:tcPr>
            </w:tcPrChange>
          </w:tcPr>
          <w:p w14:paraId="62600B3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462" w:author="Juliette Cohen" w:date="2020-11-10T11:18:00Z">
              <w:tcPr>
                <w:tcW w:w="285" w:type="dxa"/>
                <w:shd w:val="clear" w:color="auto" w:fill="auto"/>
                <w:noWrap/>
                <w:vAlign w:val="center"/>
              </w:tcPr>
            </w:tcPrChange>
          </w:tcPr>
          <w:p w14:paraId="199A41F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463" w:author="Juliette Cohen" w:date="2020-11-10T11:18:00Z">
              <w:tcPr>
                <w:tcW w:w="359" w:type="dxa"/>
                <w:shd w:val="clear" w:color="auto" w:fill="auto"/>
                <w:noWrap/>
                <w:vAlign w:val="center"/>
              </w:tcPr>
            </w:tcPrChange>
          </w:tcPr>
          <w:p w14:paraId="4DE0D76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464" w:author="Juliette Cohen" w:date="2020-11-10T11:18:00Z">
              <w:tcPr>
                <w:tcW w:w="285" w:type="dxa"/>
                <w:shd w:val="clear" w:color="auto" w:fill="auto"/>
                <w:noWrap/>
                <w:vAlign w:val="center"/>
              </w:tcPr>
            </w:tcPrChange>
          </w:tcPr>
          <w:p w14:paraId="45B35E6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465" w:author="Juliette Cohen" w:date="2020-11-10T11:18:00Z">
              <w:tcPr>
                <w:tcW w:w="241" w:type="dxa"/>
                <w:shd w:val="clear" w:color="auto" w:fill="auto"/>
                <w:noWrap/>
                <w:vAlign w:val="center"/>
              </w:tcPr>
            </w:tcPrChange>
          </w:tcPr>
          <w:p w14:paraId="0D38ADA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tcPrChange w:id="466" w:author="Juliette Cohen" w:date="2020-11-10T11:18:00Z">
              <w:tcPr>
                <w:tcW w:w="357" w:type="dxa"/>
                <w:shd w:val="clear" w:color="auto" w:fill="auto"/>
                <w:noWrap/>
                <w:vAlign w:val="center"/>
              </w:tcPr>
            </w:tcPrChange>
          </w:tcPr>
          <w:p w14:paraId="526A56D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467" w:author="Juliette Cohen" w:date="2020-11-10T11:18:00Z">
              <w:tcPr>
                <w:tcW w:w="236" w:type="dxa"/>
                <w:shd w:val="clear" w:color="auto" w:fill="auto"/>
                <w:noWrap/>
                <w:vAlign w:val="center"/>
              </w:tcPr>
            </w:tcPrChange>
          </w:tcPr>
          <w:p w14:paraId="5491CC3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468" w:author="Juliette Cohen" w:date="2020-11-10T11:18:00Z">
              <w:tcPr>
                <w:tcW w:w="357" w:type="dxa"/>
                <w:gridSpan w:val="2"/>
                <w:shd w:val="clear" w:color="auto" w:fill="auto"/>
                <w:vAlign w:val="center"/>
              </w:tcPr>
            </w:tcPrChange>
          </w:tcPr>
          <w:p w14:paraId="78546BF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469" w:author="Juliette Cohen" w:date="2020-11-10T11:18:00Z">
              <w:tcPr>
                <w:tcW w:w="236" w:type="dxa"/>
                <w:shd w:val="clear" w:color="auto" w:fill="auto"/>
                <w:noWrap/>
                <w:vAlign w:val="center"/>
              </w:tcPr>
            </w:tcPrChange>
          </w:tcPr>
          <w:p w14:paraId="59BDD0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470" w:author="Juliette Cohen" w:date="2020-11-10T11:18:00Z">
              <w:tcPr>
                <w:tcW w:w="331" w:type="dxa"/>
                <w:shd w:val="clear" w:color="auto" w:fill="auto"/>
                <w:noWrap/>
                <w:vAlign w:val="center"/>
              </w:tcPr>
            </w:tcPrChange>
          </w:tcPr>
          <w:p w14:paraId="61E516F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471" w:author="Juliette Cohen" w:date="2020-11-10T11:18:00Z">
              <w:tcPr>
                <w:tcW w:w="331" w:type="dxa"/>
                <w:shd w:val="clear" w:color="auto" w:fill="auto"/>
                <w:noWrap/>
                <w:vAlign w:val="center"/>
              </w:tcPr>
            </w:tcPrChange>
          </w:tcPr>
          <w:p w14:paraId="2CADD67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472" w:author="Juliette Cohen" w:date="2020-11-10T11:18:00Z">
              <w:tcPr>
                <w:tcW w:w="299" w:type="dxa"/>
                <w:shd w:val="clear" w:color="auto" w:fill="auto"/>
                <w:noWrap/>
                <w:vAlign w:val="center"/>
              </w:tcPr>
            </w:tcPrChange>
          </w:tcPr>
          <w:p w14:paraId="2408A46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473" w:author="Juliette Cohen" w:date="2020-11-10T11:18:00Z">
              <w:tcPr>
                <w:tcW w:w="277" w:type="dxa"/>
              </w:tcPr>
            </w:tcPrChange>
          </w:tcPr>
          <w:p w14:paraId="3367FC99" w14:textId="77777777" w:rsidR="00603C37" w:rsidRPr="0030179A" w:rsidRDefault="00603C37" w:rsidP="004E7A37">
            <w:pPr>
              <w:spacing w:after="0" w:line="240" w:lineRule="auto"/>
              <w:jc w:val="center"/>
              <w:rPr>
                <w:ins w:id="474" w:author="Juliette Cohen" w:date="2020-11-10T11:03:00Z"/>
                <w:rFonts w:eastAsia="Times New Roman" w:cs="Calibri"/>
                <w:color w:val="000000"/>
                <w:sz w:val="16"/>
                <w:szCs w:val="16"/>
                <w:lang w:val="en-IE" w:eastAsia="en-GB"/>
              </w:rPr>
            </w:pPr>
          </w:p>
        </w:tc>
        <w:tc>
          <w:tcPr>
            <w:tcW w:w="284" w:type="dxa"/>
            <w:tcPrChange w:id="475" w:author="Juliette Cohen" w:date="2020-11-10T11:18:00Z">
              <w:tcPr>
                <w:tcW w:w="284" w:type="dxa"/>
                <w:gridSpan w:val="2"/>
              </w:tcPr>
            </w:tcPrChange>
          </w:tcPr>
          <w:p w14:paraId="2111504A" w14:textId="77777777" w:rsidR="00603C37" w:rsidRPr="0030179A" w:rsidRDefault="00603C37" w:rsidP="004E7A37">
            <w:pPr>
              <w:spacing w:after="0" w:line="240" w:lineRule="auto"/>
              <w:jc w:val="center"/>
              <w:rPr>
                <w:ins w:id="476" w:author="Juliette Cohen" w:date="2020-11-10T11:04:00Z"/>
                <w:rFonts w:eastAsia="Times New Roman" w:cs="Calibri"/>
                <w:color w:val="000000"/>
                <w:sz w:val="16"/>
                <w:szCs w:val="16"/>
                <w:lang w:val="en-IE" w:eastAsia="en-GB"/>
              </w:rPr>
            </w:pPr>
          </w:p>
        </w:tc>
        <w:tc>
          <w:tcPr>
            <w:tcW w:w="284" w:type="dxa"/>
            <w:tcPrChange w:id="477" w:author="Juliette Cohen" w:date="2020-11-10T11:18:00Z">
              <w:tcPr>
                <w:tcW w:w="284" w:type="dxa"/>
              </w:tcPr>
            </w:tcPrChange>
          </w:tcPr>
          <w:p w14:paraId="035110EE" w14:textId="77777777" w:rsidR="00603C37" w:rsidRPr="0030179A" w:rsidRDefault="00603C37" w:rsidP="004E7A37">
            <w:pPr>
              <w:spacing w:after="0" w:line="240" w:lineRule="auto"/>
              <w:jc w:val="center"/>
              <w:rPr>
                <w:ins w:id="478" w:author="Juliette Cohen" w:date="2020-11-10T11:04:00Z"/>
                <w:rFonts w:eastAsia="Times New Roman" w:cs="Calibri"/>
                <w:color w:val="000000"/>
                <w:sz w:val="16"/>
                <w:szCs w:val="16"/>
                <w:lang w:val="en-IE" w:eastAsia="en-GB"/>
              </w:rPr>
            </w:pPr>
          </w:p>
        </w:tc>
        <w:tc>
          <w:tcPr>
            <w:tcW w:w="284" w:type="dxa"/>
            <w:tcPrChange w:id="479" w:author="Juliette Cohen" w:date="2020-11-10T11:18:00Z">
              <w:tcPr>
                <w:tcW w:w="284" w:type="dxa"/>
              </w:tcPr>
            </w:tcPrChange>
          </w:tcPr>
          <w:p w14:paraId="5414528D" w14:textId="77777777" w:rsidR="00603C37" w:rsidRPr="0030179A" w:rsidRDefault="00603C37" w:rsidP="004E7A37">
            <w:pPr>
              <w:spacing w:after="0" w:line="240" w:lineRule="auto"/>
              <w:jc w:val="center"/>
              <w:rPr>
                <w:ins w:id="480" w:author="Juliette Cohen" w:date="2020-11-10T11:05:00Z"/>
                <w:rFonts w:eastAsia="Times New Roman" w:cs="Calibri"/>
                <w:color w:val="000000"/>
                <w:sz w:val="16"/>
                <w:szCs w:val="16"/>
                <w:lang w:val="en-IE" w:eastAsia="en-GB"/>
              </w:rPr>
            </w:pPr>
          </w:p>
        </w:tc>
        <w:tc>
          <w:tcPr>
            <w:tcW w:w="289" w:type="dxa"/>
            <w:tcPrChange w:id="481" w:author="Juliette Cohen" w:date="2020-11-10T11:18:00Z">
              <w:tcPr>
                <w:tcW w:w="289" w:type="dxa"/>
              </w:tcPr>
            </w:tcPrChange>
          </w:tcPr>
          <w:p w14:paraId="6D236C05" w14:textId="77777777" w:rsidR="00603C37" w:rsidRPr="0030179A" w:rsidRDefault="00603C37" w:rsidP="004E7A37">
            <w:pPr>
              <w:spacing w:after="0" w:line="240" w:lineRule="auto"/>
              <w:jc w:val="center"/>
              <w:rPr>
                <w:ins w:id="482" w:author="Juliette Cohen" w:date="2020-11-10T11:05:00Z"/>
                <w:rFonts w:eastAsia="Times New Roman" w:cs="Calibri"/>
                <w:color w:val="000000"/>
                <w:sz w:val="16"/>
                <w:szCs w:val="16"/>
                <w:lang w:val="en-IE" w:eastAsia="en-GB"/>
              </w:rPr>
            </w:pPr>
          </w:p>
        </w:tc>
        <w:tc>
          <w:tcPr>
            <w:tcW w:w="282" w:type="dxa"/>
            <w:gridSpan w:val="2"/>
            <w:tcPrChange w:id="483" w:author="Juliette Cohen" w:date="2020-11-10T11:18:00Z">
              <w:tcPr>
                <w:tcW w:w="282" w:type="dxa"/>
              </w:tcPr>
            </w:tcPrChange>
          </w:tcPr>
          <w:p w14:paraId="63D8C4E9" w14:textId="77777777" w:rsidR="00603C37" w:rsidRPr="0030179A" w:rsidRDefault="00603C37" w:rsidP="004E7A37">
            <w:pPr>
              <w:spacing w:after="0" w:line="240" w:lineRule="auto"/>
              <w:jc w:val="center"/>
              <w:rPr>
                <w:ins w:id="484" w:author="Juliette Cohen" w:date="2020-11-10T11:06:00Z"/>
                <w:rFonts w:eastAsia="Times New Roman" w:cs="Calibri"/>
                <w:color w:val="000000"/>
                <w:sz w:val="16"/>
                <w:szCs w:val="16"/>
                <w:lang w:val="en-IE" w:eastAsia="en-GB"/>
              </w:rPr>
            </w:pPr>
          </w:p>
        </w:tc>
        <w:tc>
          <w:tcPr>
            <w:tcW w:w="282" w:type="dxa"/>
            <w:tcPrChange w:id="485" w:author="Juliette Cohen" w:date="2020-11-10T11:18:00Z">
              <w:tcPr>
                <w:tcW w:w="282" w:type="dxa"/>
                <w:gridSpan w:val="2"/>
              </w:tcPr>
            </w:tcPrChange>
          </w:tcPr>
          <w:p w14:paraId="0C9BA844" w14:textId="77777777" w:rsidR="00603C37" w:rsidRPr="0030179A" w:rsidRDefault="00603C37" w:rsidP="004E7A37">
            <w:pPr>
              <w:spacing w:after="0" w:line="240" w:lineRule="auto"/>
              <w:jc w:val="center"/>
              <w:rPr>
                <w:ins w:id="486" w:author="Juliette Cohen" w:date="2020-11-10T11:06:00Z"/>
                <w:rFonts w:eastAsia="Times New Roman" w:cs="Calibri"/>
                <w:color w:val="000000"/>
                <w:sz w:val="16"/>
                <w:szCs w:val="16"/>
                <w:lang w:val="en-IE" w:eastAsia="en-GB"/>
              </w:rPr>
            </w:pPr>
          </w:p>
        </w:tc>
        <w:tc>
          <w:tcPr>
            <w:tcW w:w="282" w:type="dxa"/>
            <w:tcPrChange w:id="487" w:author="Juliette Cohen" w:date="2020-11-10T11:18:00Z">
              <w:tcPr>
                <w:tcW w:w="282" w:type="dxa"/>
              </w:tcPr>
            </w:tcPrChange>
          </w:tcPr>
          <w:p w14:paraId="00FB3C86" w14:textId="77777777" w:rsidR="00603C37" w:rsidRPr="0030179A" w:rsidRDefault="00603C37" w:rsidP="004E7A37">
            <w:pPr>
              <w:spacing w:after="0" w:line="240" w:lineRule="auto"/>
              <w:jc w:val="center"/>
              <w:rPr>
                <w:ins w:id="488" w:author="Juliette Cohen" w:date="2020-11-10T11:06:00Z"/>
                <w:rFonts w:eastAsia="Times New Roman" w:cs="Calibri"/>
                <w:color w:val="000000"/>
                <w:sz w:val="16"/>
                <w:szCs w:val="16"/>
                <w:lang w:val="en-IE" w:eastAsia="en-GB"/>
              </w:rPr>
            </w:pPr>
          </w:p>
        </w:tc>
        <w:tc>
          <w:tcPr>
            <w:tcW w:w="282" w:type="dxa"/>
            <w:tcPrChange w:id="489" w:author="Juliette Cohen" w:date="2020-11-10T11:18:00Z">
              <w:tcPr>
                <w:tcW w:w="282" w:type="dxa"/>
              </w:tcPr>
            </w:tcPrChange>
          </w:tcPr>
          <w:p w14:paraId="21C81BCC" w14:textId="77777777" w:rsidR="00603C37" w:rsidRPr="0030179A" w:rsidRDefault="00603C37" w:rsidP="004E7A37">
            <w:pPr>
              <w:spacing w:after="0" w:line="240" w:lineRule="auto"/>
              <w:jc w:val="center"/>
              <w:rPr>
                <w:ins w:id="490" w:author="Juliette Cohen" w:date="2020-11-10T11:06:00Z"/>
                <w:rFonts w:eastAsia="Times New Roman" w:cs="Calibri"/>
                <w:color w:val="000000"/>
                <w:sz w:val="16"/>
                <w:szCs w:val="16"/>
                <w:lang w:val="en-IE" w:eastAsia="en-GB"/>
              </w:rPr>
            </w:pPr>
          </w:p>
        </w:tc>
      </w:tr>
      <w:tr w:rsidR="00603C37" w:rsidRPr="0030179A" w14:paraId="663A90AD" w14:textId="14DF2A2B" w:rsidTr="004E7A37">
        <w:tblPrEx>
          <w:tblPrExChange w:id="491" w:author="Juliette Cohen" w:date="2020-11-10T11:18:00Z">
            <w:tblPrEx>
              <w:tblW w:w="10518" w:type="dxa"/>
            </w:tblPrEx>
          </w:tblPrExChange>
        </w:tblPrEx>
        <w:trPr>
          <w:gridAfter w:val="1"/>
          <w:wAfter w:w="15" w:type="dxa"/>
          <w:trHeight w:val="270"/>
          <w:trPrChange w:id="492" w:author="Juliette Cohen" w:date="2020-11-10T11:18:00Z">
            <w:trPr>
              <w:gridAfter w:val="1"/>
              <w:wAfter w:w="18" w:type="dxa"/>
              <w:trHeight w:val="270"/>
            </w:trPr>
          </w:trPrChange>
        </w:trPr>
        <w:tc>
          <w:tcPr>
            <w:tcW w:w="1271" w:type="dxa"/>
            <w:shd w:val="clear" w:color="auto" w:fill="auto"/>
            <w:noWrap/>
            <w:vAlign w:val="center"/>
            <w:tcPrChange w:id="493" w:author="Juliette Cohen" w:date="2020-11-10T11:18:00Z">
              <w:tcPr>
                <w:tcW w:w="1271" w:type="dxa"/>
                <w:shd w:val="clear" w:color="auto" w:fill="auto"/>
                <w:noWrap/>
                <w:vAlign w:val="center"/>
              </w:tcPr>
            </w:tcPrChange>
          </w:tcPr>
          <w:p w14:paraId="3C97C2D0"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Quantitative tool development and piloting</w:t>
            </w:r>
          </w:p>
        </w:tc>
        <w:tc>
          <w:tcPr>
            <w:tcW w:w="283" w:type="dxa"/>
            <w:shd w:val="clear" w:color="auto" w:fill="auto"/>
            <w:noWrap/>
            <w:vAlign w:val="center"/>
            <w:tcPrChange w:id="494" w:author="Juliette Cohen" w:date="2020-11-10T11:18:00Z">
              <w:tcPr>
                <w:tcW w:w="283" w:type="dxa"/>
                <w:shd w:val="clear" w:color="auto" w:fill="auto"/>
                <w:noWrap/>
                <w:vAlign w:val="center"/>
              </w:tcPr>
            </w:tcPrChange>
          </w:tcPr>
          <w:p w14:paraId="25196E0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tcPrChange w:id="495" w:author="Juliette Cohen" w:date="2020-11-10T11:18:00Z">
              <w:tcPr>
                <w:tcW w:w="283" w:type="dxa"/>
                <w:shd w:val="clear" w:color="auto" w:fill="auto"/>
                <w:noWrap/>
                <w:vAlign w:val="center"/>
              </w:tcPr>
            </w:tcPrChange>
          </w:tcPr>
          <w:p w14:paraId="5B9E82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496" w:author="Juliette Cohen" w:date="2020-11-10T11:18:00Z">
              <w:tcPr>
                <w:tcW w:w="305" w:type="dxa"/>
                <w:shd w:val="clear" w:color="auto" w:fill="auto"/>
                <w:noWrap/>
                <w:vAlign w:val="center"/>
              </w:tcPr>
            </w:tcPrChange>
          </w:tcPr>
          <w:p w14:paraId="6AF1A91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497" w:author="Juliette Cohen" w:date="2020-11-10T11:18:00Z">
              <w:tcPr>
                <w:tcW w:w="236" w:type="dxa"/>
                <w:shd w:val="clear" w:color="auto" w:fill="auto"/>
                <w:noWrap/>
                <w:vAlign w:val="center"/>
              </w:tcPr>
            </w:tcPrChange>
          </w:tcPr>
          <w:p w14:paraId="53F1819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498" w:author="Juliette Cohen" w:date="2020-11-10T11:18:00Z">
              <w:tcPr>
                <w:tcW w:w="287" w:type="dxa"/>
                <w:gridSpan w:val="2"/>
                <w:shd w:val="clear" w:color="auto" w:fill="auto"/>
                <w:vAlign w:val="center"/>
              </w:tcPr>
            </w:tcPrChange>
          </w:tcPr>
          <w:p w14:paraId="7304952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499" w:author="Juliette Cohen" w:date="2020-11-10T11:18:00Z">
              <w:tcPr>
                <w:tcW w:w="331" w:type="dxa"/>
                <w:shd w:val="clear" w:color="auto" w:fill="auto"/>
                <w:noWrap/>
                <w:vAlign w:val="center"/>
              </w:tcPr>
            </w:tcPrChange>
          </w:tcPr>
          <w:p w14:paraId="11DBE91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00" w:author="Juliette Cohen" w:date="2020-11-10T11:18:00Z">
              <w:tcPr>
                <w:tcW w:w="331" w:type="dxa"/>
                <w:shd w:val="clear" w:color="auto" w:fill="auto"/>
                <w:noWrap/>
                <w:vAlign w:val="center"/>
              </w:tcPr>
            </w:tcPrChange>
          </w:tcPr>
          <w:p w14:paraId="3C89059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32" w:type="dxa"/>
            <w:shd w:val="clear" w:color="auto" w:fill="auto"/>
            <w:noWrap/>
            <w:vAlign w:val="center"/>
            <w:tcPrChange w:id="501" w:author="Juliette Cohen" w:date="2020-11-10T11:18:00Z">
              <w:tcPr>
                <w:tcW w:w="332" w:type="dxa"/>
                <w:shd w:val="clear" w:color="auto" w:fill="auto"/>
                <w:noWrap/>
                <w:vAlign w:val="center"/>
              </w:tcPr>
            </w:tcPrChange>
          </w:tcPr>
          <w:p w14:paraId="6FA9736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05" w:type="dxa"/>
            <w:shd w:val="clear" w:color="auto" w:fill="auto"/>
            <w:noWrap/>
            <w:vAlign w:val="center"/>
            <w:tcPrChange w:id="502" w:author="Juliette Cohen" w:date="2020-11-10T11:18:00Z">
              <w:tcPr>
                <w:tcW w:w="305" w:type="dxa"/>
                <w:shd w:val="clear" w:color="auto" w:fill="auto"/>
                <w:noWrap/>
                <w:vAlign w:val="center"/>
              </w:tcPr>
            </w:tcPrChange>
          </w:tcPr>
          <w:p w14:paraId="52BE5EE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16" w:type="dxa"/>
            <w:shd w:val="clear" w:color="auto" w:fill="auto"/>
            <w:noWrap/>
            <w:vAlign w:val="center"/>
            <w:tcPrChange w:id="503" w:author="Juliette Cohen" w:date="2020-11-10T11:18:00Z">
              <w:tcPr>
                <w:tcW w:w="316" w:type="dxa"/>
                <w:shd w:val="clear" w:color="auto" w:fill="auto"/>
                <w:noWrap/>
                <w:vAlign w:val="center"/>
              </w:tcPr>
            </w:tcPrChange>
          </w:tcPr>
          <w:p w14:paraId="6C4B042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tcPrChange w:id="504" w:author="Juliette Cohen" w:date="2020-11-10T11:18:00Z">
              <w:tcPr>
                <w:tcW w:w="357" w:type="dxa"/>
                <w:shd w:val="clear" w:color="auto" w:fill="auto"/>
                <w:noWrap/>
                <w:vAlign w:val="center"/>
              </w:tcPr>
            </w:tcPrChange>
          </w:tcPr>
          <w:p w14:paraId="14EB364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505" w:author="Juliette Cohen" w:date="2020-11-10T11:18:00Z">
              <w:tcPr>
                <w:tcW w:w="285" w:type="dxa"/>
                <w:shd w:val="clear" w:color="auto" w:fill="auto"/>
                <w:noWrap/>
                <w:vAlign w:val="center"/>
              </w:tcPr>
            </w:tcPrChange>
          </w:tcPr>
          <w:p w14:paraId="1E8DB05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506" w:author="Juliette Cohen" w:date="2020-11-10T11:18:00Z">
              <w:tcPr>
                <w:tcW w:w="359" w:type="dxa"/>
                <w:shd w:val="clear" w:color="auto" w:fill="auto"/>
                <w:noWrap/>
                <w:vAlign w:val="center"/>
              </w:tcPr>
            </w:tcPrChange>
          </w:tcPr>
          <w:p w14:paraId="3CB2A0B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507" w:author="Juliette Cohen" w:date="2020-11-10T11:18:00Z">
              <w:tcPr>
                <w:tcW w:w="285" w:type="dxa"/>
                <w:shd w:val="clear" w:color="auto" w:fill="auto"/>
                <w:noWrap/>
                <w:vAlign w:val="center"/>
              </w:tcPr>
            </w:tcPrChange>
          </w:tcPr>
          <w:p w14:paraId="2BCC85A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508" w:author="Juliette Cohen" w:date="2020-11-10T11:18:00Z">
              <w:tcPr>
                <w:tcW w:w="241" w:type="dxa"/>
                <w:shd w:val="clear" w:color="auto" w:fill="auto"/>
                <w:noWrap/>
                <w:vAlign w:val="center"/>
              </w:tcPr>
            </w:tcPrChange>
          </w:tcPr>
          <w:p w14:paraId="602FB36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tcPrChange w:id="509" w:author="Juliette Cohen" w:date="2020-11-10T11:18:00Z">
              <w:tcPr>
                <w:tcW w:w="357" w:type="dxa"/>
                <w:shd w:val="clear" w:color="auto" w:fill="auto"/>
                <w:noWrap/>
                <w:vAlign w:val="center"/>
              </w:tcPr>
            </w:tcPrChange>
          </w:tcPr>
          <w:p w14:paraId="2102538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10" w:author="Juliette Cohen" w:date="2020-11-10T11:18:00Z">
              <w:tcPr>
                <w:tcW w:w="236" w:type="dxa"/>
                <w:shd w:val="clear" w:color="auto" w:fill="auto"/>
                <w:noWrap/>
                <w:vAlign w:val="center"/>
              </w:tcPr>
            </w:tcPrChange>
          </w:tcPr>
          <w:p w14:paraId="714C3FF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511" w:author="Juliette Cohen" w:date="2020-11-10T11:18:00Z">
              <w:tcPr>
                <w:tcW w:w="357" w:type="dxa"/>
                <w:gridSpan w:val="2"/>
                <w:shd w:val="clear" w:color="auto" w:fill="auto"/>
                <w:vAlign w:val="center"/>
              </w:tcPr>
            </w:tcPrChange>
          </w:tcPr>
          <w:p w14:paraId="153E7DE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12" w:author="Juliette Cohen" w:date="2020-11-10T11:18:00Z">
              <w:tcPr>
                <w:tcW w:w="236" w:type="dxa"/>
                <w:shd w:val="clear" w:color="auto" w:fill="auto"/>
                <w:noWrap/>
                <w:vAlign w:val="center"/>
              </w:tcPr>
            </w:tcPrChange>
          </w:tcPr>
          <w:p w14:paraId="197025E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13" w:author="Juliette Cohen" w:date="2020-11-10T11:18:00Z">
              <w:tcPr>
                <w:tcW w:w="331" w:type="dxa"/>
                <w:shd w:val="clear" w:color="auto" w:fill="auto"/>
                <w:noWrap/>
                <w:vAlign w:val="center"/>
              </w:tcPr>
            </w:tcPrChange>
          </w:tcPr>
          <w:p w14:paraId="7E6A46A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14" w:author="Juliette Cohen" w:date="2020-11-10T11:18:00Z">
              <w:tcPr>
                <w:tcW w:w="331" w:type="dxa"/>
                <w:shd w:val="clear" w:color="auto" w:fill="auto"/>
                <w:noWrap/>
                <w:vAlign w:val="center"/>
              </w:tcPr>
            </w:tcPrChange>
          </w:tcPr>
          <w:p w14:paraId="4E26A3E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515" w:author="Juliette Cohen" w:date="2020-11-10T11:18:00Z">
              <w:tcPr>
                <w:tcW w:w="299" w:type="dxa"/>
                <w:shd w:val="clear" w:color="auto" w:fill="auto"/>
                <w:noWrap/>
                <w:vAlign w:val="center"/>
              </w:tcPr>
            </w:tcPrChange>
          </w:tcPr>
          <w:p w14:paraId="3B69D5C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516" w:author="Juliette Cohen" w:date="2020-11-10T11:18:00Z">
              <w:tcPr>
                <w:tcW w:w="277" w:type="dxa"/>
              </w:tcPr>
            </w:tcPrChange>
          </w:tcPr>
          <w:p w14:paraId="6C378954" w14:textId="77777777" w:rsidR="00603C37" w:rsidRPr="0030179A" w:rsidRDefault="00603C37" w:rsidP="004E7A37">
            <w:pPr>
              <w:spacing w:after="0" w:line="240" w:lineRule="auto"/>
              <w:jc w:val="center"/>
              <w:rPr>
                <w:ins w:id="517" w:author="Juliette Cohen" w:date="2020-11-10T11:03:00Z"/>
                <w:rFonts w:eastAsia="Times New Roman" w:cs="Calibri"/>
                <w:color w:val="000000"/>
                <w:sz w:val="16"/>
                <w:szCs w:val="16"/>
                <w:lang w:val="en-IE" w:eastAsia="en-GB"/>
              </w:rPr>
            </w:pPr>
          </w:p>
        </w:tc>
        <w:tc>
          <w:tcPr>
            <w:tcW w:w="284" w:type="dxa"/>
            <w:tcPrChange w:id="518" w:author="Juliette Cohen" w:date="2020-11-10T11:18:00Z">
              <w:tcPr>
                <w:tcW w:w="284" w:type="dxa"/>
                <w:gridSpan w:val="2"/>
              </w:tcPr>
            </w:tcPrChange>
          </w:tcPr>
          <w:p w14:paraId="6C81E924" w14:textId="77777777" w:rsidR="00603C37" w:rsidRPr="0030179A" w:rsidRDefault="00603C37" w:rsidP="004E7A37">
            <w:pPr>
              <w:spacing w:after="0" w:line="240" w:lineRule="auto"/>
              <w:jc w:val="center"/>
              <w:rPr>
                <w:ins w:id="519" w:author="Juliette Cohen" w:date="2020-11-10T11:04:00Z"/>
                <w:rFonts w:eastAsia="Times New Roman" w:cs="Calibri"/>
                <w:color w:val="000000"/>
                <w:sz w:val="16"/>
                <w:szCs w:val="16"/>
                <w:lang w:val="en-IE" w:eastAsia="en-GB"/>
              </w:rPr>
            </w:pPr>
          </w:p>
        </w:tc>
        <w:tc>
          <w:tcPr>
            <w:tcW w:w="284" w:type="dxa"/>
            <w:tcPrChange w:id="520" w:author="Juliette Cohen" w:date="2020-11-10T11:18:00Z">
              <w:tcPr>
                <w:tcW w:w="284" w:type="dxa"/>
              </w:tcPr>
            </w:tcPrChange>
          </w:tcPr>
          <w:p w14:paraId="0AA79D27" w14:textId="77777777" w:rsidR="00603C37" w:rsidRPr="0030179A" w:rsidRDefault="00603C37" w:rsidP="004E7A37">
            <w:pPr>
              <w:spacing w:after="0" w:line="240" w:lineRule="auto"/>
              <w:jc w:val="center"/>
              <w:rPr>
                <w:ins w:id="521" w:author="Juliette Cohen" w:date="2020-11-10T11:04:00Z"/>
                <w:rFonts w:eastAsia="Times New Roman" w:cs="Calibri"/>
                <w:color w:val="000000"/>
                <w:sz w:val="16"/>
                <w:szCs w:val="16"/>
                <w:lang w:val="en-IE" w:eastAsia="en-GB"/>
              </w:rPr>
            </w:pPr>
          </w:p>
        </w:tc>
        <w:tc>
          <w:tcPr>
            <w:tcW w:w="284" w:type="dxa"/>
            <w:tcPrChange w:id="522" w:author="Juliette Cohen" w:date="2020-11-10T11:18:00Z">
              <w:tcPr>
                <w:tcW w:w="284" w:type="dxa"/>
              </w:tcPr>
            </w:tcPrChange>
          </w:tcPr>
          <w:p w14:paraId="3389AF99" w14:textId="77777777" w:rsidR="00603C37" w:rsidRPr="0030179A" w:rsidRDefault="00603C37" w:rsidP="004E7A37">
            <w:pPr>
              <w:spacing w:after="0" w:line="240" w:lineRule="auto"/>
              <w:jc w:val="center"/>
              <w:rPr>
                <w:ins w:id="523" w:author="Juliette Cohen" w:date="2020-11-10T11:05:00Z"/>
                <w:rFonts w:eastAsia="Times New Roman" w:cs="Calibri"/>
                <w:color w:val="000000"/>
                <w:sz w:val="16"/>
                <w:szCs w:val="16"/>
                <w:lang w:val="en-IE" w:eastAsia="en-GB"/>
              </w:rPr>
            </w:pPr>
          </w:p>
        </w:tc>
        <w:tc>
          <w:tcPr>
            <w:tcW w:w="289" w:type="dxa"/>
            <w:tcPrChange w:id="524" w:author="Juliette Cohen" w:date="2020-11-10T11:18:00Z">
              <w:tcPr>
                <w:tcW w:w="289" w:type="dxa"/>
              </w:tcPr>
            </w:tcPrChange>
          </w:tcPr>
          <w:p w14:paraId="6072131A" w14:textId="77777777" w:rsidR="00603C37" w:rsidRPr="0030179A" w:rsidRDefault="00603C37" w:rsidP="004E7A37">
            <w:pPr>
              <w:spacing w:after="0" w:line="240" w:lineRule="auto"/>
              <w:jc w:val="center"/>
              <w:rPr>
                <w:ins w:id="525" w:author="Juliette Cohen" w:date="2020-11-10T11:05:00Z"/>
                <w:rFonts w:eastAsia="Times New Roman" w:cs="Calibri"/>
                <w:color w:val="000000"/>
                <w:sz w:val="16"/>
                <w:szCs w:val="16"/>
                <w:lang w:val="en-IE" w:eastAsia="en-GB"/>
              </w:rPr>
            </w:pPr>
          </w:p>
        </w:tc>
        <w:tc>
          <w:tcPr>
            <w:tcW w:w="282" w:type="dxa"/>
            <w:gridSpan w:val="2"/>
            <w:tcPrChange w:id="526" w:author="Juliette Cohen" w:date="2020-11-10T11:18:00Z">
              <w:tcPr>
                <w:tcW w:w="282" w:type="dxa"/>
              </w:tcPr>
            </w:tcPrChange>
          </w:tcPr>
          <w:p w14:paraId="3CF31929" w14:textId="77777777" w:rsidR="00603C37" w:rsidRPr="0030179A" w:rsidRDefault="00603C37" w:rsidP="004E7A37">
            <w:pPr>
              <w:spacing w:after="0" w:line="240" w:lineRule="auto"/>
              <w:jc w:val="center"/>
              <w:rPr>
                <w:ins w:id="527" w:author="Juliette Cohen" w:date="2020-11-10T11:06:00Z"/>
                <w:rFonts w:eastAsia="Times New Roman" w:cs="Calibri"/>
                <w:color w:val="000000"/>
                <w:sz w:val="16"/>
                <w:szCs w:val="16"/>
                <w:lang w:val="en-IE" w:eastAsia="en-GB"/>
              </w:rPr>
            </w:pPr>
          </w:p>
        </w:tc>
        <w:tc>
          <w:tcPr>
            <w:tcW w:w="282" w:type="dxa"/>
            <w:tcPrChange w:id="528" w:author="Juliette Cohen" w:date="2020-11-10T11:18:00Z">
              <w:tcPr>
                <w:tcW w:w="282" w:type="dxa"/>
                <w:gridSpan w:val="2"/>
              </w:tcPr>
            </w:tcPrChange>
          </w:tcPr>
          <w:p w14:paraId="00649EEE" w14:textId="77777777" w:rsidR="00603C37" w:rsidRPr="0030179A" w:rsidRDefault="00603C37" w:rsidP="004E7A37">
            <w:pPr>
              <w:spacing w:after="0" w:line="240" w:lineRule="auto"/>
              <w:jc w:val="center"/>
              <w:rPr>
                <w:ins w:id="529" w:author="Juliette Cohen" w:date="2020-11-10T11:06:00Z"/>
                <w:rFonts w:eastAsia="Times New Roman" w:cs="Calibri"/>
                <w:color w:val="000000"/>
                <w:sz w:val="16"/>
                <w:szCs w:val="16"/>
                <w:lang w:val="en-IE" w:eastAsia="en-GB"/>
              </w:rPr>
            </w:pPr>
          </w:p>
        </w:tc>
        <w:tc>
          <w:tcPr>
            <w:tcW w:w="282" w:type="dxa"/>
            <w:tcPrChange w:id="530" w:author="Juliette Cohen" w:date="2020-11-10T11:18:00Z">
              <w:tcPr>
                <w:tcW w:w="282" w:type="dxa"/>
              </w:tcPr>
            </w:tcPrChange>
          </w:tcPr>
          <w:p w14:paraId="58D7AD17" w14:textId="77777777" w:rsidR="00603C37" w:rsidRPr="0030179A" w:rsidRDefault="00603C37" w:rsidP="004E7A37">
            <w:pPr>
              <w:spacing w:after="0" w:line="240" w:lineRule="auto"/>
              <w:jc w:val="center"/>
              <w:rPr>
                <w:ins w:id="531" w:author="Juliette Cohen" w:date="2020-11-10T11:06:00Z"/>
                <w:rFonts w:eastAsia="Times New Roman" w:cs="Calibri"/>
                <w:color w:val="000000"/>
                <w:sz w:val="16"/>
                <w:szCs w:val="16"/>
                <w:lang w:val="en-IE" w:eastAsia="en-GB"/>
              </w:rPr>
            </w:pPr>
          </w:p>
        </w:tc>
        <w:tc>
          <w:tcPr>
            <w:tcW w:w="282" w:type="dxa"/>
            <w:tcPrChange w:id="532" w:author="Juliette Cohen" w:date="2020-11-10T11:18:00Z">
              <w:tcPr>
                <w:tcW w:w="282" w:type="dxa"/>
              </w:tcPr>
            </w:tcPrChange>
          </w:tcPr>
          <w:p w14:paraId="50616AEB" w14:textId="77777777" w:rsidR="00603C37" w:rsidRPr="0030179A" w:rsidRDefault="00603C37" w:rsidP="004E7A37">
            <w:pPr>
              <w:spacing w:after="0" w:line="240" w:lineRule="auto"/>
              <w:jc w:val="center"/>
              <w:rPr>
                <w:ins w:id="533" w:author="Juliette Cohen" w:date="2020-11-10T11:06:00Z"/>
                <w:rFonts w:eastAsia="Times New Roman" w:cs="Calibri"/>
                <w:color w:val="000000"/>
                <w:sz w:val="16"/>
                <w:szCs w:val="16"/>
                <w:lang w:val="en-IE" w:eastAsia="en-GB"/>
              </w:rPr>
            </w:pPr>
          </w:p>
        </w:tc>
      </w:tr>
      <w:tr w:rsidR="00603C37" w:rsidRPr="0030179A" w14:paraId="332D2EDD" w14:textId="444F9529" w:rsidTr="004E7A37">
        <w:tblPrEx>
          <w:tblPrExChange w:id="534" w:author="Juliette Cohen" w:date="2020-11-10T11:18:00Z">
            <w:tblPrEx>
              <w:tblW w:w="10518" w:type="dxa"/>
            </w:tblPrEx>
          </w:tblPrExChange>
        </w:tblPrEx>
        <w:trPr>
          <w:gridAfter w:val="1"/>
          <w:wAfter w:w="15" w:type="dxa"/>
          <w:trHeight w:val="270"/>
          <w:trPrChange w:id="535" w:author="Juliette Cohen" w:date="2020-11-10T11:18:00Z">
            <w:trPr>
              <w:gridAfter w:val="1"/>
              <w:wAfter w:w="18" w:type="dxa"/>
              <w:trHeight w:val="270"/>
            </w:trPr>
          </w:trPrChange>
        </w:trPr>
        <w:tc>
          <w:tcPr>
            <w:tcW w:w="1271" w:type="dxa"/>
            <w:shd w:val="clear" w:color="auto" w:fill="auto"/>
            <w:noWrap/>
            <w:vAlign w:val="center"/>
            <w:tcPrChange w:id="536" w:author="Juliette Cohen" w:date="2020-11-10T11:18:00Z">
              <w:tcPr>
                <w:tcW w:w="1271" w:type="dxa"/>
                <w:shd w:val="clear" w:color="auto" w:fill="auto"/>
                <w:noWrap/>
                <w:vAlign w:val="center"/>
              </w:tcPr>
            </w:tcPrChange>
          </w:tcPr>
          <w:p w14:paraId="6FCD19D5"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Qualitative tool development and piloting</w:t>
            </w:r>
          </w:p>
        </w:tc>
        <w:tc>
          <w:tcPr>
            <w:tcW w:w="283" w:type="dxa"/>
            <w:shd w:val="clear" w:color="auto" w:fill="auto"/>
            <w:noWrap/>
            <w:vAlign w:val="center"/>
            <w:tcPrChange w:id="537" w:author="Juliette Cohen" w:date="2020-11-10T11:18:00Z">
              <w:tcPr>
                <w:tcW w:w="283" w:type="dxa"/>
                <w:shd w:val="clear" w:color="auto" w:fill="auto"/>
                <w:noWrap/>
                <w:vAlign w:val="center"/>
              </w:tcPr>
            </w:tcPrChange>
          </w:tcPr>
          <w:p w14:paraId="2A64EA2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tcPrChange w:id="538" w:author="Juliette Cohen" w:date="2020-11-10T11:18:00Z">
              <w:tcPr>
                <w:tcW w:w="283" w:type="dxa"/>
                <w:shd w:val="clear" w:color="auto" w:fill="auto"/>
                <w:noWrap/>
                <w:vAlign w:val="center"/>
              </w:tcPr>
            </w:tcPrChange>
          </w:tcPr>
          <w:p w14:paraId="7C78AC7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539" w:author="Juliette Cohen" w:date="2020-11-10T11:18:00Z">
              <w:tcPr>
                <w:tcW w:w="305" w:type="dxa"/>
                <w:shd w:val="clear" w:color="auto" w:fill="auto"/>
                <w:noWrap/>
                <w:vAlign w:val="center"/>
              </w:tcPr>
            </w:tcPrChange>
          </w:tcPr>
          <w:p w14:paraId="3C7D558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40" w:author="Juliette Cohen" w:date="2020-11-10T11:18:00Z">
              <w:tcPr>
                <w:tcW w:w="236" w:type="dxa"/>
                <w:shd w:val="clear" w:color="auto" w:fill="auto"/>
                <w:noWrap/>
                <w:vAlign w:val="center"/>
              </w:tcPr>
            </w:tcPrChange>
          </w:tcPr>
          <w:p w14:paraId="2F47FA0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541" w:author="Juliette Cohen" w:date="2020-11-10T11:18:00Z">
              <w:tcPr>
                <w:tcW w:w="287" w:type="dxa"/>
                <w:gridSpan w:val="2"/>
                <w:shd w:val="clear" w:color="auto" w:fill="auto"/>
                <w:vAlign w:val="center"/>
              </w:tcPr>
            </w:tcPrChange>
          </w:tcPr>
          <w:p w14:paraId="774FEFC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42" w:author="Juliette Cohen" w:date="2020-11-10T11:18:00Z">
              <w:tcPr>
                <w:tcW w:w="331" w:type="dxa"/>
                <w:shd w:val="clear" w:color="auto" w:fill="auto"/>
                <w:noWrap/>
                <w:vAlign w:val="center"/>
              </w:tcPr>
            </w:tcPrChange>
          </w:tcPr>
          <w:p w14:paraId="50AD99B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43" w:author="Juliette Cohen" w:date="2020-11-10T11:18:00Z">
              <w:tcPr>
                <w:tcW w:w="331" w:type="dxa"/>
                <w:shd w:val="clear" w:color="auto" w:fill="auto"/>
                <w:noWrap/>
                <w:vAlign w:val="center"/>
              </w:tcPr>
            </w:tcPrChange>
          </w:tcPr>
          <w:p w14:paraId="2EEE59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32" w:type="dxa"/>
            <w:shd w:val="clear" w:color="auto" w:fill="auto"/>
            <w:noWrap/>
            <w:vAlign w:val="center"/>
            <w:tcPrChange w:id="544" w:author="Juliette Cohen" w:date="2020-11-10T11:18:00Z">
              <w:tcPr>
                <w:tcW w:w="332" w:type="dxa"/>
                <w:shd w:val="clear" w:color="auto" w:fill="auto"/>
                <w:noWrap/>
                <w:vAlign w:val="center"/>
              </w:tcPr>
            </w:tcPrChange>
          </w:tcPr>
          <w:p w14:paraId="08DCCB3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05" w:type="dxa"/>
            <w:shd w:val="clear" w:color="auto" w:fill="auto"/>
            <w:noWrap/>
            <w:vAlign w:val="center"/>
            <w:tcPrChange w:id="545" w:author="Juliette Cohen" w:date="2020-11-10T11:18:00Z">
              <w:tcPr>
                <w:tcW w:w="305" w:type="dxa"/>
                <w:shd w:val="clear" w:color="auto" w:fill="auto"/>
                <w:noWrap/>
                <w:vAlign w:val="center"/>
              </w:tcPr>
            </w:tcPrChange>
          </w:tcPr>
          <w:p w14:paraId="196D644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16" w:type="dxa"/>
            <w:shd w:val="clear" w:color="auto" w:fill="auto"/>
            <w:noWrap/>
            <w:vAlign w:val="center"/>
            <w:tcPrChange w:id="546" w:author="Juliette Cohen" w:date="2020-11-10T11:18:00Z">
              <w:tcPr>
                <w:tcW w:w="316" w:type="dxa"/>
                <w:shd w:val="clear" w:color="auto" w:fill="auto"/>
                <w:noWrap/>
                <w:vAlign w:val="center"/>
              </w:tcPr>
            </w:tcPrChange>
          </w:tcPr>
          <w:p w14:paraId="14AD13C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tcPrChange w:id="547" w:author="Juliette Cohen" w:date="2020-11-10T11:18:00Z">
              <w:tcPr>
                <w:tcW w:w="357" w:type="dxa"/>
                <w:shd w:val="clear" w:color="auto" w:fill="auto"/>
                <w:noWrap/>
                <w:vAlign w:val="center"/>
              </w:tcPr>
            </w:tcPrChange>
          </w:tcPr>
          <w:p w14:paraId="4EDD335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548" w:author="Juliette Cohen" w:date="2020-11-10T11:18:00Z">
              <w:tcPr>
                <w:tcW w:w="285" w:type="dxa"/>
                <w:shd w:val="clear" w:color="auto" w:fill="auto"/>
                <w:noWrap/>
                <w:vAlign w:val="center"/>
              </w:tcPr>
            </w:tcPrChange>
          </w:tcPr>
          <w:p w14:paraId="1706FC8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549" w:author="Juliette Cohen" w:date="2020-11-10T11:18:00Z">
              <w:tcPr>
                <w:tcW w:w="359" w:type="dxa"/>
                <w:shd w:val="clear" w:color="auto" w:fill="auto"/>
                <w:noWrap/>
                <w:vAlign w:val="center"/>
              </w:tcPr>
            </w:tcPrChange>
          </w:tcPr>
          <w:p w14:paraId="021286D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550" w:author="Juliette Cohen" w:date="2020-11-10T11:18:00Z">
              <w:tcPr>
                <w:tcW w:w="285" w:type="dxa"/>
                <w:shd w:val="clear" w:color="auto" w:fill="auto"/>
                <w:noWrap/>
                <w:vAlign w:val="center"/>
              </w:tcPr>
            </w:tcPrChange>
          </w:tcPr>
          <w:p w14:paraId="1BCA7CC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551" w:author="Juliette Cohen" w:date="2020-11-10T11:18:00Z">
              <w:tcPr>
                <w:tcW w:w="241" w:type="dxa"/>
                <w:shd w:val="clear" w:color="auto" w:fill="auto"/>
                <w:noWrap/>
                <w:vAlign w:val="center"/>
              </w:tcPr>
            </w:tcPrChange>
          </w:tcPr>
          <w:p w14:paraId="4221C65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tcPrChange w:id="552" w:author="Juliette Cohen" w:date="2020-11-10T11:18:00Z">
              <w:tcPr>
                <w:tcW w:w="357" w:type="dxa"/>
                <w:shd w:val="clear" w:color="auto" w:fill="auto"/>
                <w:noWrap/>
                <w:vAlign w:val="center"/>
              </w:tcPr>
            </w:tcPrChange>
          </w:tcPr>
          <w:p w14:paraId="24C4007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53" w:author="Juliette Cohen" w:date="2020-11-10T11:18:00Z">
              <w:tcPr>
                <w:tcW w:w="236" w:type="dxa"/>
                <w:shd w:val="clear" w:color="auto" w:fill="auto"/>
                <w:noWrap/>
                <w:vAlign w:val="center"/>
              </w:tcPr>
            </w:tcPrChange>
          </w:tcPr>
          <w:p w14:paraId="0E5249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554" w:author="Juliette Cohen" w:date="2020-11-10T11:18:00Z">
              <w:tcPr>
                <w:tcW w:w="357" w:type="dxa"/>
                <w:gridSpan w:val="2"/>
                <w:shd w:val="clear" w:color="auto" w:fill="auto"/>
                <w:vAlign w:val="center"/>
              </w:tcPr>
            </w:tcPrChange>
          </w:tcPr>
          <w:p w14:paraId="05CAE73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55" w:author="Juliette Cohen" w:date="2020-11-10T11:18:00Z">
              <w:tcPr>
                <w:tcW w:w="236" w:type="dxa"/>
                <w:shd w:val="clear" w:color="auto" w:fill="auto"/>
                <w:noWrap/>
                <w:vAlign w:val="center"/>
              </w:tcPr>
            </w:tcPrChange>
          </w:tcPr>
          <w:p w14:paraId="541556D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56" w:author="Juliette Cohen" w:date="2020-11-10T11:18:00Z">
              <w:tcPr>
                <w:tcW w:w="331" w:type="dxa"/>
                <w:shd w:val="clear" w:color="auto" w:fill="auto"/>
                <w:noWrap/>
                <w:vAlign w:val="center"/>
              </w:tcPr>
            </w:tcPrChange>
          </w:tcPr>
          <w:p w14:paraId="51B052F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57" w:author="Juliette Cohen" w:date="2020-11-10T11:18:00Z">
              <w:tcPr>
                <w:tcW w:w="331" w:type="dxa"/>
                <w:shd w:val="clear" w:color="auto" w:fill="auto"/>
                <w:noWrap/>
                <w:vAlign w:val="center"/>
              </w:tcPr>
            </w:tcPrChange>
          </w:tcPr>
          <w:p w14:paraId="746C7D3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558" w:author="Juliette Cohen" w:date="2020-11-10T11:18:00Z">
              <w:tcPr>
                <w:tcW w:w="299" w:type="dxa"/>
                <w:shd w:val="clear" w:color="auto" w:fill="auto"/>
                <w:noWrap/>
                <w:vAlign w:val="center"/>
              </w:tcPr>
            </w:tcPrChange>
          </w:tcPr>
          <w:p w14:paraId="010B8D0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559" w:author="Juliette Cohen" w:date="2020-11-10T11:18:00Z">
              <w:tcPr>
                <w:tcW w:w="277" w:type="dxa"/>
              </w:tcPr>
            </w:tcPrChange>
          </w:tcPr>
          <w:p w14:paraId="69B1CAA0" w14:textId="77777777" w:rsidR="00603C37" w:rsidRPr="0030179A" w:rsidRDefault="00603C37" w:rsidP="004E7A37">
            <w:pPr>
              <w:spacing w:after="0" w:line="240" w:lineRule="auto"/>
              <w:jc w:val="center"/>
              <w:rPr>
                <w:ins w:id="560" w:author="Juliette Cohen" w:date="2020-11-10T11:03:00Z"/>
                <w:rFonts w:eastAsia="Times New Roman" w:cs="Calibri"/>
                <w:color w:val="000000"/>
                <w:sz w:val="16"/>
                <w:szCs w:val="16"/>
                <w:lang w:val="en-IE" w:eastAsia="en-GB"/>
              </w:rPr>
            </w:pPr>
          </w:p>
        </w:tc>
        <w:tc>
          <w:tcPr>
            <w:tcW w:w="284" w:type="dxa"/>
            <w:tcPrChange w:id="561" w:author="Juliette Cohen" w:date="2020-11-10T11:18:00Z">
              <w:tcPr>
                <w:tcW w:w="284" w:type="dxa"/>
                <w:gridSpan w:val="2"/>
              </w:tcPr>
            </w:tcPrChange>
          </w:tcPr>
          <w:p w14:paraId="18C177D8" w14:textId="77777777" w:rsidR="00603C37" w:rsidRPr="0030179A" w:rsidRDefault="00603C37" w:rsidP="004E7A37">
            <w:pPr>
              <w:spacing w:after="0" w:line="240" w:lineRule="auto"/>
              <w:jc w:val="center"/>
              <w:rPr>
                <w:ins w:id="562" w:author="Juliette Cohen" w:date="2020-11-10T11:04:00Z"/>
                <w:rFonts w:eastAsia="Times New Roman" w:cs="Calibri"/>
                <w:color w:val="000000"/>
                <w:sz w:val="16"/>
                <w:szCs w:val="16"/>
                <w:lang w:val="en-IE" w:eastAsia="en-GB"/>
              </w:rPr>
            </w:pPr>
          </w:p>
        </w:tc>
        <w:tc>
          <w:tcPr>
            <w:tcW w:w="284" w:type="dxa"/>
            <w:tcPrChange w:id="563" w:author="Juliette Cohen" w:date="2020-11-10T11:18:00Z">
              <w:tcPr>
                <w:tcW w:w="284" w:type="dxa"/>
              </w:tcPr>
            </w:tcPrChange>
          </w:tcPr>
          <w:p w14:paraId="727CFECC" w14:textId="77777777" w:rsidR="00603C37" w:rsidRPr="0030179A" w:rsidRDefault="00603C37" w:rsidP="004E7A37">
            <w:pPr>
              <w:spacing w:after="0" w:line="240" w:lineRule="auto"/>
              <w:jc w:val="center"/>
              <w:rPr>
                <w:ins w:id="564" w:author="Juliette Cohen" w:date="2020-11-10T11:04:00Z"/>
                <w:rFonts w:eastAsia="Times New Roman" w:cs="Calibri"/>
                <w:color w:val="000000"/>
                <w:sz w:val="16"/>
                <w:szCs w:val="16"/>
                <w:lang w:val="en-IE" w:eastAsia="en-GB"/>
              </w:rPr>
            </w:pPr>
          </w:p>
        </w:tc>
        <w:tc>
          <w:tcPr>
            <w:tcW w:w="284" w:type="dxa"/>
            <w:tcPrChange w:id="565" w:author="Juliette Cohen" w:date="2020-11-10T11:18:00Z">
              <w:tcPr>
                <w:tcW w:w="284" w:type="dxa"/>
              </w:tcPr>
            </w:tcPrChange>
          </w:tcPr>
          <w:p w14:paraId="745B59C2" w14:textId="77777777" w:rsidR="00603C37" w:rsidRPr="0030179A" w:rsidRDefault="00603C37" w:rsidP="004E7A37">
            <w:pPr>
              <w:spacing w:after="0" w:line="240" w:lineRule="auto"/>
              <w:jc w:val="center"/>
              <w:rPr>
                <w:ins w:id="566" w:author="Juliette Cohen" w:date="2020-11-10T11:05:00Z"/>
                <w:rFonts w:eastAsia="Times New Roman" w:cs="Calibri"/>
                <w:color w:val="000000"/>
                <w:sz w:val="16"/>
                <w:szCs w:val="16"/>
                <w:lang w:val="en-IE" w:eastAsia="en-GB"/>
              </w:rPr>
            </w:pPr>
          </w:p>
        </w:tc>
        <w:tc>
          <w:tcPr>
            <w:tcW w:w="289" w:type="dxa"/>
            <w:tcPrChange w:id="567" w:author="Juliette Cohen" w:date="2020-11-10T11:18:00Z">
              <w:tcPr>
                <w:tcW w:w="289" w:type="dxa"/>
              </w:tcPr>
            </w:tcPrChange>
          </w:tcPr>
          <w:p w14:paraId="0ED0DCA6" w14:textId="77777777" w:rsidR="00603C37" w:rsidRPr="0030179A" w:rsidRDefault="00603C37" w:rsidP="004E7A37">
            <w:pPr>
              <w:spacing w:after="0" w:line="240" w:lineRule="auto"/>
              <w:jc w:val="center"/>
              <w:rPr>
                <w:ins w:id="568" w:author="Juliette Cohen" w:date="2020-11-10T11:05:00Z"/>
                <w:rFonts w:eastAsia="Times New Roman" w:cs="Calibri"/>
                <w:color w:val="000000"/>
                <w:sz w:val="16"/>
                <w:szCs w:val="16"/>
                <w:lang w:val="en-IE" w:eastAsia="en-GB"/>
              </w:rPr>
            </w:pPr>
          </w:p>
        </w:tc>
        <w:tc>
          <w:tcPr>
            <w:tcW w:w="282" w:type="dxa"/>
            <w:gridSpan w:val="2"/>
            <w:tcPrChange w:id="569" w:author="Juliette Cohen" w:date="2020-11-10T11:18:00Z">
              <w:tcPr>
                <w:tcW w:w="282" w:type="dxa"/>
              </w:tcPr>
            </w:tcPrChange>
          </w:tcPr>
          <w:p w14:paraId="3A766EBE" w14:textId="77777777" w:rsidR="00603C37" w:rsidRPr="0030179A" w:rsidRDefault="00603C37" w:rsidP="004E7A37">
            <w:pPr>
              <w:spacing w:after="0" w:line="240" w:lineRule="auto"/>
              <w:jc w:val="center"/>
              <w:rPr>
                <w:ins w:id="570" w:author="Juliette Cohen" w:date="2020-11-10T11:06:00Z"/>
                <w:rFonts w:eastAsia="Times New Roman" w:cs="Calibri"/>
                <w:color w:val="000000"/>
                <w:sz w:val="16"/>
                <w:szCs w:val="16"/>
                <w:lang w:val="en-IE" w:eastAsia="en-GB"/>
              </w:rPr>
            </w:pPr>
          </w:p>
        </w:tc>
        <w:tc>
          <w:tcPr>
            <w:tcW w:w="282" w:type="dxa"/>
            <w:tcPrChange w:id="571" w:author="Juliette Cohen" w:date="2020-11-10T11:18:00Z">
              <w:tcPr>
                <w:tcW w:w="282" w:type="dxa"/>
                <w:gridSpan w:val="2"/>
              </w:tcPr>
            </w:tcPrChange>
          </w:tcPr>
          <w:p w14:paraId="258F64D5" w14:textId="77777777" w:rsidR="00603C37" w:rsidRPr="0030179A" w:rsidRDefault="00603C37" w:rsidP="004E7A37">
            <w:pPr>
              <w:spacing w:after="0" w:line="240" w:lineRule="auto"/>
              <w:jc w:val="center"/>
              <w:rPr>
                <w:ins w:id="572" w:author="Juliette Cohen" w:date="2020-11-10T11:06:00Z"/>
                <w:rFonts w:eastAsia="Times New Roman" w:cs="Calibri"/>
                <w:color w:val="000000"/>
                <w:sz w:val="16"/>
                <w:szCs w:val="16"/>
                <w:lang w:val="en-IE" w:eastAsia="en-GB"/>
              </w:rPr>
            </w:pPr>
          </w:p>
        </w:tc>
        <w:tc>
          <w:tcPr>
            <w:tcW w:w="282" w:type="dxa"/>
            <w:tcPrChange w:id="573" w:author="Juliette Cohen" w:date="2020-11-10T11:18:00Z">
              <w:tcPr>
                <w:tcW w:w="282" w:type="dxa"/>
              </w:tcPr>
            </w:tcPrChange>
          </w:tcPr>
          <w:p w14:paraId="6C8567BF" w14:textId="77777777" w:rsidR="00603C37" w:rsidRPr="0030179A" w:rsidRDefault="00603C37" w:rsidP="004E7A37">
            <w:pPr>
              <w:spacing w:after="0" w:line="240" w:lineRule="auto"/>
              <w:jc w:val="center"/>
              <w:rPr>
                <w:ins w:id="574" w:author="Juliette Cohen" w:date="2020-11-10T11:06:00Z"/>
                <w:rFonts w:eastAsia="Times New Roman" w:cs="Calibri"/>
                <w:color w:val="000000"/>
                <w:sz w:val="16"/>
                <w:szCs w:val="16"/>
                <w:lang w:val="en-IE" w:eastAsia="en-GB"/>
              </w:rPr>
            </w:pPr>
          </w:p>
        </w:tc>
        <w:tc>
          <w:tcPr>
            <w:tcW w:w="282" w:type="dxa"/>
            <w:tcPrChange w:id="575" w:author="Juliette Cohen" w:date="2020-11-10T11:18:00Z">
              <w:tcPr>
                <w:tcW w:w="282" w:type="dxa"/>
              </w:tcPr>
            </w:tcPrChange>
          </w:tcPr>
          <w:p w14:paraId="3C1A0CED" w14:textId="77777777" w:rsidR="00603C37" w:rsidRPr="0030179A" w:rsidRDefault="00603C37" w:rsidP="004E7A37">
            <w:pPr>
              <w:spacing w:after="0" w:line="240" w:lineRule="auto"/>
              <w:jc w:val="center"/>
              <w:rPr>
                <w:ins w:id="576" w:author="Juliette Cohen" w:date="2020-11-10T11:06:00Z"/>
                <w:rFonts w:eastAsia="Times New Roman" w:cs="Calibri"/>
                <w:color w:val="000000"/>
                <w:sz w:val="16"/>
                <w:szCs w:val="16"/>
                <w:lang w:val="en-IE" w:eastAsia="en-GB"/>
              </w:rPr>
            </w:pPr>
          </w:p>
        </w:tc>
      </w:tr>
      <w:tr w:rsidR="00603C37" w:rsidRPr="0030179A" w14:paraId="7B9E342B" w14:textId="4E6EC16E" w:rsidTr="004E7A37">
        <w:tblPrEx>
          <w:tblPrExChange w:id="577" w:author="Juliette Cohen" w:date="2020-11-10T11:18:00Z">
            <w:tblPrEx>
              <w:tblW w:w="10518" w:type="dxa"/>
            </w:tblPrEx>
          </w:tblPrExChange>
        </w:tblPrEx>
        <w:trPr>
          <w:gridAfter w:val="1"/>
          <w:wAfter w:w="15" w:type="dxa"/>
          <w:trHeight w:val="270"/>
          <w:trPrChange w:id="578" w:author="Juliette Cohen" w:date="2020-11-10T11:18:00Z">
            <w:trPr>
              <w:gridAfter w:val="1"/>
              <w:wAfter w:w="18" w:type="dxa"/>
              <w:trHeight w:val="270"/>
            </w:trPr>
          </w:trPrChange>
        </w:trPr>
        <w:tc>
          <w:tcPr>
            <w:tcW w:w="1271" w:type="dxa"/>
            <w:shd w:val="clear" w:color="auto" w:fill="auto"/>
            <w:noWrap/>
            <w:vAlign w:val="center"/>
            <w:tcPrChange w:id="579" w:author="Juliette Cohen" w:date="2020-11-10T11:18:00Z">
              <w:tcPr>
                <w:tcW w:w="1271" w:type="dxa"/>
                <w:shd w:val="clear" w:color="auto" w:fill="auto"/>
                <w:noWrap/>
                <w:vAlign w:val="center"/>
              </w:tcPr>
            </w:tcPrChange>
          </w:tcPr>
          <w:p w14:paraId="676BA369"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Ethnical clearance obtained</w:t>
            </w:r>
          </w:p>
        </w:tc>
        <w:tc>
          <w:tcPr>
            <w:tcW w:w="283" w:type="dxa"/>
            <w:shd w:val="clear" w:color="auto" w:fill="auto"/>
            <w:noWrap/>
            <w:vAlign w:val="center"/>
            <w:tcPrChange w:id="580" w:author="Juliette Cohen" w:date="2020-11-10T11:18:00Z">
              <w:tcPr>
                <w:tcW w:w="283" w:type="dxa"/>
                <w:shd w:val="clear" w:color="auto" w:fill="auto"/>
                <w:noWrap/>
                <w:vAlign w:val="center"/>
              </w:tcPr>
            </w:tcPrChange>
          </w:tcPr>
          <w:p w14:paraId="2768D14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tcPrChange w:id="581" w:author="Juliette Cohen" w:date="2020-11-10T11:18:00Z">
              <w:tcPr>
                <w:tcW w:w="283" w:type="dxa"/>
                <w:shd w:val="clear" w:color="auto" w:fill="auto"/>
                <w:noWrap/>
                <w:vAlign w:val="center"/>
              </w:tcPr>
            </w:tcPrChange>
          </w:tcPr>
          <w:p w14:paraId="7B31F9D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582" w:author="Juliette Cohen" w:date="2020-11-10T11:18:00Z">
              <w:tcPr>
                <w:tcW w:w="305" w:type="dxa"/>
                <w:shd w:val="clear" w:color="auto" w:fill="auto"/>
                <w:noWrap/>
                <w:vAlign w:val="center"/>
              </w:tcPr>
            </w:tcPrChange>
          </w:tcPr>
          <w:p w14:paraId="4749C36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83" w:author="Juliette Cohen" w:date="2020-11-10T11:18:00Z">
              <w:tcPr>
                <w:tcW w:w="236" w:type="dxa"/>
                <w:shd w:val="clear" w:color="auto" w:fill="auto"/>
                <w:noWrap/>
                <w:vAlign w:val="center"/>
              </w:tcPr>
            </w:tcPrChange>
          </w:tcPr>
          <w:p w14:paraId="73D9553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584" w:author="Juliette Cohen" w:date="2020-11-10T11:18:00Z">
              <w:tcPr>
                <w:tcW w:w="287" w:type="dxa"/>
                <w:gridSpan w:val="2"/>
                <w:shd w:val="clear" w:color="auto" w:fill="auto"/>
                <w:vAlign w:val="center"/>
              </w:tcPr>
            </w:tcPrChange>
          </w:tcPr>
          <w:p w14:paraId="73A6741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85" w:author="Juliette Cohen" w:date="2020-11-10T11:18:00Z">
              <w:tcPr>
                <w:tcW w:w="331" w:type="dxa"/>
                <w:shd w:val="clear" w:color="auto" w:fill="auto"/>
                <w:noWrap/>
                <w:vAlign w:val="center"/>
              </w:tcPr>
            </w:tcPrChange>
          </w:tcPr>
          <w:p w14:paraId="53C1A6F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86" w:author="Juliette Cohen" w:date="2020-11-10T11:18:00Z">
              <w:tcPr>
                <w:tcW w:w="331" w:type="dxa"/>
                <w:shd w:val="clear" w:color="auto" w:fill="auto"/>
                <w:noWrap/>
                <w:vAlign w:val="center"/>
              </w:tcPr>
            </w:tcPrChange>
          </w:tcPr>
          <w:p w14:paraId="4730677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tcPrChange w:id="587" w:author="Juliette Cohen" w:date="2020-11-10T11:18:00Z">
              <w:tcPr>
                <w:tcW w:w="332" w:type="dxa"/>
                <w:shd w:val="clear" w:color="auto" w:fill="auto"/>
                <w:noWrap/>
                <w:vAlign w:val="center"/>
              </w:tcPr>
            </w:tcPrChange>
          </w:tcPr>
          <w:p w14:paraId="26FE307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588" w:author="Juliette Cohen" w:date="2020-11-10T11:18:00Z">
              <w:tcPr>
                <w:tcW w:w="305" w:type="dxa"/>
                <w:shd w:val="clear" w:color="auto" w:fill="auto"/>
                <w:noWrap/>
                <w:vAlign w:val="center"/>
              </w:tcPr>
            </w:tcPrChange>
          </w:tcPr>
          <w:p w14:paraId="00966F8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16" w:type="dxa"/>
            <w:shd w:val="clear" w:color="auto" w:fill="auto"/>
            <w:noWrap/>
            <w:vAlign w:val="center"/>
            <w:tcPrChange w:id="589" w:author="Juliette Cohen" w:date="2020-11-10T11:18:00Z">
              <w:tcPr>
                <w:tcW w:w="316" w:type="dxa"/>
                <w:shd w:val="clear" w:color="auto" w:fill="auto"/>
                <w:noWrap/>
                <w:vAlign w:val="center"/>
              </w:tcPr>
            </w:tcPrChange>
          </w:tcPr>
          <w:p w14:paraId="2641FC5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tcPrChange w:id="590" w:author="Juliette Cohen" w:date="2020-11-10T11:18:00Z">
              <w:tcPr>
                <w:tcW w:w="357" w:type="dxa"/>
                <w:shd w:val="clear" w:color="auto" w:fill="auto"/>
                <w:noWrap/>
                <w:vAlign w:val="center"/>
              </w:tcPr>
            </w:tcPrChange>
          </w:tcPr>
          <w:p w14:paraId="4C797A9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591" w:author="Juliette Cohen" w:date="2020-11-10T11:18:00Z">
              <w:tcPr>
                <w:tcW w:w="285" w:type="dxa"/>
                <w:shd w:val="clear" w:color="auto" w:fill="auto"/>
                <w:noWrap/>
                <w:vAlign w:val="center"/>
              </w:tcPr>
            </w:tcPrChange>
          </w:tcPr>
          <w:p w14:paraId="6B606C3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592" w:author="Juliette Cohen" w:date="2020-11-10T11:18:00Z">
              <w:tcPr>
                <w:tcW w:w="359" w:type="dxa"/>
                <w:shd w:val="clear" w:color="auto" w:fill="auto"/>
                <w:noWrap/>
                <w:vAlign w:val="center"/>
              </w:tcPr>
            </w:tcPrChange>
          </w:tcPr>
          <w:p w14:paraId="6D24B0C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593" w:author="Juliette Cohen" w:date="2020-11-10T11:18:00Z">
              <w:tcPr>
                <w:tcW w:w="285" w:type="dxa"/>
                <w:shd w:val="clear" w:color="auto" w:fill="auto"/>
                <w:noWrap/>
                <w:vAlign w:val="center"/>
              </w:tcPr>
            </w:tcPrChange>
          </w:tcPr>
          <w:p w14:paraId="339FB07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594" w:author="Juliette Cohen" w:date="2020-11-10T11:18:00Z">
              <w:tcPr>
                <w:tcW w:w="241" w:type="dxa"/>
                <w:shd w:val="clear" w:color="auto" w:fill="auto"/>
                <w:noWrap/>
                <w:vAlign w:val="center"/>
              </w:tcPr>
            </w:tcPrChange>
          </w:tcPr>
          <w:p w14:paraId="1041B92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tcPrChange w:id="595" w:author="Juliette Cohen" w:date="2020-11-10T11:18:00Z">
              <w:tcPr>
                <w:tcW w:w="357" w:type="dxa"/>
                <w:shd w:val="clear" w:color="auto" w:fill="auto"/>
                <w:noWrap/>
                <w:vAlign w:val="center"/>
              </w:tcPr>
            </w:tcPrChange>
          </w:tcPr>
          <w:p w14:paraId="44689A3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96" w:author="Juliette Cohen" w:date="2020-11-10T11:18:00Z">
              <w:tcPr>
                <w:tcW w:w="236" w:type="dxa"/>
                <w:shd w:val="clear" w:color="auto" w:fill="auto"/>
                <w:noWrap/>
                <w:vAlign w:val="center"/>
              </w:tcPr>
            </w:tcPrChange>
          </w:tcPr>
          <w:p w14:paraId="7BF0ADF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597" w:author="Juliette Cohen" w:date="2020-11-10T11:18:00Z">
              <w:tcPr>
                <w:tcW w:w="357" w:type="dxa"/>
                <w:gridSpan w:val="2"/>
                <w:shd w:val="clear" w:color="auto" w:fill="auto"/>
                <w:vAlign w:val="center"/>
              </w:tcPr>
            </w:tcPrChange>
          </w:tcPr>
          <w:p w14:paraId="5B4E6D8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598" w:author="Juliette Cohen" w:date="2020-11-10T11:18:00Z">
              <w:tcPr>
                <w:tcW w:w="236" w:type="dxa"/>
                <w:shd w:val="clear" w:color="auto" w:fill="auto"/>
                <w:noWrap/>
                <w:vAlign w:val="center"/>
              </w:tcPr>
            </w:tcPrChange>
          </w:tcPr>
          <w:p w14:paraId="6ACC2EC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599" w:author="Juliette Cohen" w:date="2020-11-10T11:18:00Z">
              <w:tcPr>
                <w:tcW w:w="331" w:type="dxa"/>
                <w:shd w:val="clear" w:color="auto" w:fill="auto"/>
                <w:noWrap/>
                <w:vAlign w:val="center"/>
              </w:tcPr>
            </w:tcPrChange>
          </w:tcPr>
          <w:p w14:paraId="362C641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600" w:author="Juliette Cohen" w:date="2020-11-10T11:18:00Z">
              <w:tcPr>
                <w:tcW w:w="331" w:type="dxa"/>
                <w:shd w:val="clear" w:color="auto" w:fill="auto"/>
                <w:noWrap/>
                <w:vAlign w:val="center"/>
              </w:tcPr>
            </w:tcPrChange>
          </w:tcPr>
          <w:p w14:paraId="600966E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601" w:author="Juliette Cohen" w:date="2020-11-10T11:18:00Z">
              <w:tcPr>
                <w:tcW w:w="299" w:type="dxa"/>
                <w:shd w:val="clear" w:color="auto" w:fill="auto"/>
                <w:noWrap/>
                <w:vAlign w:val="center"/>
              </w:tcPr>
            </w:tcPrChange>
          </w:tcPr>
          <w:p w14:paraId="63BD98D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602" w:author="Juliette Cohen" w:date="2020-11-10T11:18:00Z">
              <w:tcPr>
                <w:tcW w:w="277" w:type="dxa"/>
              </w:tcPr>
            </w:tcPrChange>
          </w:tcPr>
          <w:p w14:paraId="696673CC" w14:textId="77777777" w:rsidR="00603C37" w:rsidRPr="0030179A" w:rsidRDefault="00603C37" w:rsidP="004E7A37">
            <w:pPr>
              <w:spacing w:after="0" w:line="240" w:lineRule="auto"/>
              <w:jc w:val="center"/>
              <w:rPr>
                <w:ins w:id="603" w:author="Juliette Cohen" w:date="2020-11-10T11:03:00Z"/>
                <w:rFonts w:eastAsia="Times New Roman" w:cs="Calibri"/>
                <w:color w:val="000000"/>
                <w:sz w:val="16"/>
                <w:szCs w:val="16"/>
                <w:lang w:val="en-IE" w:eastAsia="en-GB"/>
              </w:rPr>
            </w:pPr>
          </w:p>
        </w:tc>
        <w:tc>
          <w:tcPr>
            <w:tcW w:w="284" w:type="dxa"/>
            <w:tcPrChange w:id="604" w:author="Juliette Cohen" w:date="2020-11-10T11:18:00Z">
              <w:tcPr>
                <w:tcW w:w="284" w:type="dxa"/>
                <w:gridSpan w:val="2"/>
              </w:tcPr>
            </w:tcPrChange>
          </w:tcPr>
          <w:p w14:paraId="3A89BE0F" w14:textId="77777777" w:rsidR="00603C37" w:rsidRPr="0030179A" w:rsidRDefault="00603C37" w:rsidP="004E7A37">
            <w:pPr>
              <w:spacing w:after="0" w:line="240" w:lineRule="auto"/>
              <w:jc w:val="center"/>
              <w:rPr>
                <w:ins w:id="605" w:author="Juliette Cohen" w:date="2020-11-10T11:04:00Z"/>
                <w:rFonts w:eastAsia="Times New Roman" w:cs="Calibri"/>
                <w:color w:val="000000"/>
                <w:sz w:val="16"/>
                <w:szCs w:val="16"/>
                <w:lang w:val="en-IE" w:eastAsia="en-GB"/>
              </w:rPr>
            </w:pPr>
          </w:p>
        </w:tc>
        <w:tc>
          <w:tcPr>
            <w:tcW w:w="284" w:type="dxa"/>
            <w:tcPrChange w:id="606" w:author="Juliette Cohen" w:date="2020-11-10T11:18:00Z">
              <w:tcPr>
                <w:tcW w:w="284" w:type="dxa"/>
              </w:tcPr>
            </w:tcPrChange>
          </w:tcPr>
          <w:p w14:paraId="1F64C542" w14:textId="77777777" w:rsidR="00603C37" w:rsidRPr="0030179A" w:rsidRDefault="00603C37" w:rsidP="004E7A37">
            <w:pPr>
              <w:spacing w:after="0" w:line="240" w:lineRule="auto"/>
              <w:jc w:val="center"/>
              <w:rPr>
                <w:ins w:id="607" w:author="Juliette Cohen" w:date="2020-11-10T11:04:00Z"/>
                <w:rFonts w:eastAsia="Times New Roman" w:cs="Calibri"/>
                <w:color w:val="000000"/>
                <w:sz w:val="16"/>
                <w:szCs w:val="16"/>
                <w:lang w:val="en-IE" w:eastAsia="en-GB"/>
              </w:rPr>
            </w:pPr>
          </w:p>
        </w:tc>
        <w:tc>
          <w:tcPr>
            <w:tcW w:w="284" w:type="dxa"/>
            <w:tcPrChange w:id="608" w:author="Juliette Cohen" w:date="2020-11-10T11:18:00Z">
              <w:tcPr>
                <w:tcW w:w="284" w:type="dxa"/>
              </w:tcPr>
            </w:tcPrChange>
          </w:tcPr>
          <w:p w14:paraId="69B4C4F6" w14:textId="77777777" w:rsidR="00603C37" w:rsidRPr="0030179A" w:rsidRDefault="00603C37" w:rsidP="004E7A37">
            <w:pPr>
              <w:spacing w:after="0" w:line="240" w:lineRule="auto"/>
              <w:jc w:val="center"/>
              <w:rPr>
                <w:ins w:id="609" w:author="Juliette Cohen" w:date="2020-11-10T11:05:00Z"/>
                <w:rFonts w:eastAsia="Times New Roman" w:cs="Calibri"/>
                <w:color w:val="000000"/>
                <w:sz w:val="16"/>
                <w:szCs w:val="16"/>
                <w:lang w:val="en-IE" w:eastAsia="en-GB"/>
              </w:rPr>
            </w:pPr>
          </w:p>
        </w:tc>
        <w:tc>
          <w:tcPr>
            <w:tcW w:w="289" w:type="dxa"/>
            <w:tcPrChange w:id="610" w:author="Juliette Cohen" w:date="2020-11-10T11:18:00Z">
              <w:tcPr>
                <w:tcW w:w="289" w:type="dxa"/>
              </w:tcPr>
            </w:tcPrChange>
          </w:tcPr>
          <w:p w14:paraId="0667922C" w14:textId="77777777" w:rsidR="00603C37" w:rsidRPr="0030179A" w:rsidRDefault="00603C37" w:rsidP="004E7A37">
            <w:pPr>
              <w:spacing w:after="0" w:line="240" w:lineRule="auto"/>
              <w:jc w:val="center"/>
              <w:rPr>
                <w:ins w:id="611" w:author="Juliette Cohen" w:date="2020-11-10T11:05:00Z"/>
                <w:rFonts w:eastAsia="Times New Roman" w:cs="Calibri"/>
                <w:color w:val="000000"/>
                <w:sz w:val="16"/>
                <w:szCs w:val="16"/>
                <w:lang w:val="en-IE" w:eastAsia="en-GB"/>
              </w:rPr>
            </w:pPr>
          </w:p>
        </w:tc>
        <w:tc>
          <w:tcPr>
            <w:tcW w:w="282" w:type="dxa"/>
            <w:gridSpan w:val="2"/>
            <w:tcPrChange w:id="612" w:author="Juliette Cohen" w:date="2020-11-10T11:18:00Z">
              <w:tcPr>
                <w:tcW w:w="282" w:type="dxa"/>
              </w:tcPr>
            </w:tcPrChange>
          </w:tcPr>
          <w:p w14:paraId="01C04CC8" w14:textId="77777777" w:rsidR="00603C37" w:rsidRPr="0030179A" w:rsidRDefault="00603C37" w:rsidP="004E7A37">
            <w:pPr>
              <w:spacing w:after="0" w:line="240" w:lineRule="auto"/>
              <w:jc w:val="center"/>
              <w:rPr>
                <w:ins w:id="613" w:author="Juliette Cohen" w:date="2020-11-10T11:06:00Z"/>
                <w:rFonts w:eastAsia="Times New Roman" w:cs="Calibri"/>
                <w:color w:val="000000"/>
                <w:sz w:val="16"/>
                <w:szCs w:val="16"/>
                <w:lang w:val="en-IE" w:eastAsia="en-GB"/>
              </w:rPr>
            </w:pPr>
          </w:p>
        </w:tc>
        <w:tc>
          <w:tcPr>
            <w:tcW w:w="282" w:type="dxa"/>
            <w:tcPrChange w:id="614" w:author="Juliette Cohen" w:date="2020-11-10T11:18:00Z">
              <w:tcPr>
                <w:tcW w:w="282" w:type="dxa"/>
                <w:gridSpan w:val="2"/>
              </w:tcPr>
            </w:tcPrChange>
          </w:tcPr>
          <w:p w14:paraId="157EF0D7" w14:textId="77777777" w:rsidR="00603C37" w:rsidRPr="0030179A" w:rsidRDefault="00603C37" w:rsidP="004E7A37">
            <w:pPr>
              <w:spacing w:after="0" w:line="240" w:lineRule="auto"/>
              <w:jc w:val="center"/>
              <w:rPr>
                <w:ins w:id="615" w:author="Juliette Cohen" w:date="2020-11-10T11:06:00Z"/>
                <w:rFonts w:eastAsia="Times New Roman" w:cs="Calibri"/>
                <w:color w:val="000000"/>
                <w:sz w:val="16"/>
                <w:szCs w:val="16"/>
                <w:lang w:val="en-IE" w:eastAsia="en-GB"/>
              </w:rPr>
            </w:pPr>
          </w:p>
        </w:tc>
        <w:tc>
          <w:tcPr>
            <w:tcW w:w="282" w:type="dxa"/>
            <w:tcPrChange w:id="616" w:author="Juliette Cohen" w:date="2020-11-10T11:18:00Z">
              <w:tcPr>
                <w:tcW w:w="282" w:type="dxa"/>
              </w:tcPr>
            </w:tcPrChange>
          </w:tcPr>
          <w:p w14:paraId="2CBFCCFD" w14:textId="77777777" w:rsidR="00603C37" w:rsidRPr="0030179A" w:rsidRDefault="00603C37" w:rsidP="004E7A37">
            <w:pPr>
              <w:spacing w:after="0" w:line="240" w:lineRule="auto"/>
              <w:jc w:val="center"/>
              <w:rPr>
                <w:ins w:id="617" w:author="Juliette Cohen" w:date="2020-11-10T11:06:00Z"/>
                <w:rFonts w:eastAsia="Times New Roman" w:cs="Calibri"/>
                <w:color w:val="000000"/>
                <w:sz w:val="16"/>
                <w:szCs w:val="16"/>
                <w:lang w:val="en-IE" w:eastAsia="en-GB"/>
              </w:rPr>
            </w:pPr>
          </w:p>
        </w:tc>
        <w:tc>
          <w:tcPr>
            <w:tcW w:w="282" w:type="dxa"/>
            <w:tcPrChange w:id="618" w:author="Juliette Cohen" w:date="2020-11-10T11:18:00Z">
              <w:tcPr>
                <w:tcW w:w="282" w:type="dxa"/>
              </w:tcPr>
            </w:tcPrChange>
          </w:tcPr>
          <w:p w14:paraId="09FF70EE" w14:textId="77777777" w:rsidR="00603C37" w:rsidRPr="0030179A" w:rsidRDefault="00603C37" w:rsidP="004E7A37">
            <w:pPr>
              <w:spacing w:after="0" w:line="240" w:lineRule="auto"/>
              <w:jc w:val="center"/>
              <w:rPr>
                <w:ins w:id="619" w:author="Juliette Cohen" w:date="2020-11-10T11:06:00Z"/>
                <w:rFonts w:eastAsia="Times New Roman" w:cs="Calibri"/>
                <w:color w:val="000000"/>
                <w:sz w:val="16"/>
                <w:szCs w:val="16"/>
                <w:lang w:val="en-IE" w:eastAsia="en-GB"/>
              </w:rPr>
            </w:pPr>
          </w:p>
        </w:tc>
      </w:tr>
      <w:tr w:rsidR="00603C37" w:rsidRPr="0030179A" w14:paraId="616CD53F" w14:textId="279C1761" w:rsidTr="004E7A37">
        <w:tblPrEx>
          <w:tblPrExChange w:id="620" w:author="Juliette Cohen" w:date="2020-11-10T11:18:00Z">
            <w:tblPrEx>
              <w:tblW w:w="10518" w:type="dxa"/>
            </w:tblPrEx>
          </w:tblPrExChange>
        </w:tblPrEx>
        <w:trPr>
          <w:gridAfter w:val="1"/>
          <w:wAfter w:w="15" w:type="dxa"/>
          <w:trHeight w:val="270"/>
          <w:trPrChange w:id="621" w:author="Juliette Cohen" w:date="2020-11-10T11:18:00Z">
            <w:trPr>
              <w:gridAfter w:val="1"/>
              <w:wAfter w:w="18" w:type="dxa"/>
              <w:trHeight w:val="270"/>
            </w:trPr>
          </w:trPrChange>
        </w:trPr>
        <w:tc>
          <w:tcPr>
            <w:tcW w:w="1271" w:type="dxa"/>
            <w:shd w:val="clear" w:color="auto" w:fill="auto"/>
            <w:noWrap/>
            <w:vAlign w:val="center"/>
            <w:hideMark/>
            <w:tcPrChange w:id="622" w:author="Juliette Cohen" w:date="2020-11-10T11:18:00Z">
              <w:tcPr>
                <w:tcW w:w="1271" w:type="dxa"/>
                <w:shd w:val="clear" w:color="auto" w:fill="auto"/>
                <w:noWrap/>
                <w:vAlign w:val="center"/>
                <w:hideMark/>
              </w:tcPr>
            </w:tcPrChange>
          </w:tcPr>
          <w:p w14:paraId="7F44464F"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Training and pilot of assessment teams</w:t>
            </w:r>
          </w:p>
        </w:tc>
        <w:tc>
          <w:tcPr>
            <w:tcW w:w="283" w:type="dxa"/>
            <w:shd w:val="clear" w:color="auto" w:fill="auto"/>
            <w:noWrap/>
            <w:vAlign w:val="center"/>
            <w:hideMark/>
            <w:tcPrChange w:id="623" w:author="Juliette Cohen" w:date="2020-11-10T11:18:00Z">
              <w:tcPr>
                <w:tcW w:w="283" w:type="dxa"/>
                <w:shd w:val="clear" w:color="auto" w:fill="auto"/>
                <w:noWrap/>
                <w:vAlign w:val="center"/>
                <w:hideMark/>
              </w:tcPr>
            </w:tcPrChange>
          </w:tcPr>
          <w:p w14:paraId="794A4C1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624" w:author="Juliette Cohen" w:date="2020-11-10T11:18:00Z">
              <w:tcPr>
                <w:tcW w:w="283" w:type="dxa"/>
                <w:shd w:val="clear" w:color="auto" w:fill="auto"/>
                <w:noWrap/>
                <w:vAlign w:val="center"/>
                <w:hideMark/>
              </w:tcPr>
            </w:tcPrChange>
          </w:tcPr>
          <w:p w14:paraId="3256174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625" w:author="Juliette Cohen" w:date="2020-11-10T11:18:00Z">
              <w:tcPr>
                <w:tcW w:w="305" w:type="dxa"/>
                <w:shd w:val="clear" w:color="auto" w:fill="auto"/>
                <w:noWrap/>
                <w:vAlign w:val="center"/>
                <w:hideMark/>
              </w:tcPr>
            </w:tcPrChange>
          </w:tcPr>
          <w:p w14:paraId="2BC6C6B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626" w:author="Juliette Cohen" w:date="2020-11-10T11:18:00Z">
              <w:tcPr>
                <w:tcW w:w="236" w:type="dxa"/>
                <w:shd w:val="clear" w:color="auto" w:fill="auto"/>
                <w:noWrap/>
                <w:vAlign w:val="center"/>
                <w:hideMark/>
              </w:tcPr>
            </w:tcPrChange>
          </w:tcPr>
          <w:p w14:paraId="03C1695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627" w:author="Juliette Cohen" w:date="2020-11-10T11:18:00Z">
              <w:tcPr>
                <w:tcW w:w="287" w:type="dxa"/>
                <w:gridSpan w:val="2"/>
                <w:shd w:val="clear" w:color="auto" w:fill="auto"/>
                <w:vAlign w:val="center"/>
              </w:tcPr>
            </w:tcPrChange>
          </w:tcPr>
          <w:p w14:paraId="2DF2FDC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28" w:author="Juliette Cohen" w:date="2020-11-10T11:18:00Z">
              <w:tcPr>
                <w:tcW w:w="331" w:type="dxa"/>
                <w:shd w:val="clear" w:color="auto" w:fill="auto"/>
                <w:noWrap/>
                <w:vAlign w:val="center"/>
                <w:hideMark/>
              </w:tcPr>
            </w:tcPrChange>
          </w:tcPr>
          <w:p w14:paraId="5DFFA17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29" w:author="Juliette Cohen" w:date="2020-11-10T11:18:00Z">
              <w:tcPr>
                <w:tcW w:w="331" w:type="dxa"/>
                <w:shd w:val="clear" w:color="auto" w:fill="auto"/>
                <w:noWrap/>
                <w:vAlign w:val="center"/>
                <w:hideMark/>
              </w:tcPr>
            </w:tcPrChange>
          </w:tcPr>
          <w:p w14:paraId="32E19BE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630" w:author="Juliette Cohen" w:date="2020-11-10T11:18:00Z">
              <w:tcPr>
                <w:tcW w:w="332" w:type="dxa"/>
                <w:shd w:val="clear" w:color="auto" w:fill="auto"/>
                <w:noWrap/>
                <w:vAlign w:val="center"/>
                <w:hideMark/>
              </w:tcPr>
            </w:tcPrChange>
          </w:tcPr>
          <w:p w14:paraId="1426F90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tcPrChange w:id="631" w:author="Juliette Cohen" w:date="2020-11-10T11:18:00Z">
              <w:tcPr>
                <w:tcW w:w="305" w:type="dxa"/>
                <w:shd w:val="clear" w:color="auto" w:fill="auto"/>
                <w:noWrap/>
                <w:vAlign w:val="center"/>
              </w:tcPr>
            </w:tcPrChange>
          </w:tcPr>
          <w:p w14:paraId="362C9B5F" w14:textId="042CE5C8" w:rsidR="00603C37" w:rsidRPr="0030179A" w:rsidRDefault="00603C37" w:rsidP="004E7A37">
            <w:pPr>
              <w:spacing w:after="0" w:line="240" w:lineRule="auto"/>
              <w:jc w:val="center"/>
              <w:rPr>
                <w:rFonts w:eastAsia="Times New Roman" w:cs="Calibri"/>
                <w:color w:val="000000"/>
                <w:sz w:val="16"/>
                <w:szCs w:val="16"/>
                <w:lang w:val="en-IE" w:eastAsia="en-GB"/>
              </w:rPr>
            </w:pPr>
            <w:ins w:id="632" w:author="Juliette Cohen" w:date="2020-11-10T11:10:00Z">
              <w:r w:rsidRPr="0030179A">
                <w:rPr>
                  <w:rFonts w:eastAsia="Times New Roman" w:cs="Calibri"/>
                  <w:color w:val="000000"/>
                  <w:sz w:val="16"/>
                  <w:szCs w:val="16"/>
                  <w:lang w:val="en-IE" w:eastAsia="en-GB"/>
                </w:rPr>
                <w:t>X</w:t>
              </w:r>
            </w:ins>
            <w:del w:id="633" w:author="Juliette Cohen" w:date="2020-11-10T11:10:00Z">
              <w:r w:rsidRPr="0030179A" w:rsidDel="00603C37">
                <w:rPr>
                  <w:rFonts w:eastAsia="Times New Roman" w:cs="Calibri"/>
                  <w:color w:val="000000"/>
                  <w:sz w:val="16"/>
                  <w:szCs w:val="16"/>
                  <w:lang w:val="en-IE" w:eastAsia="en-GB"/>
                </w:rPr>
                <w:delText>X</w:delText>
              </w:r>
            </w:del>
          </w:p>
        </w:tc>
        <w:tc>
          <w:tcPr>
            <w:tcW w:w="316" w:type="dxa"/>
            <w:shd w:val="clear" w:color="auto" w:fill="auto"/>
            <w:noWrap/>
            <w:vAlign w:val="center"/>
            <w:hideMark/>
            <w:tcPrChange w:id="634" w:author="Juliette Cohen" w:date="2020-11-10T11:18:00Z">
              <w:tcPr>
                <w:tcW w:w="316" w:type="dxa"/>
                <w:shd w:val="clear" w:color="auto" w:fill="auto"/>
                <w:noWrap/>
                <w:vAlign w:val="center"/>
                <w:hideMark/>
              </w:tcPr>
            </w:tcPrChange>
          </w:tcPr>
          <w:p w14:paraId="685161D4" w14:textId="1A9DFF57" w:rsidR="00603C37" w:rsidRPr="0030179A" w:rsidRDefault="00603C37" w:rsidP="004E7A37">
            <w:pPr>
              <w:spacing w:after="0" w:line="240" w:lineRule="auto"/>
              <w:jc w:val="center"/>
              <w:rPr>
                <w:rFonts w:eastAsia="Times New Roman" w:cs="Calibri"/>
                <w:color w:val="000000"/>
                <w:sz w:val="16"/>
                <w:szCs w:val="16"/>
                <w:lang w:val="en-IE" w:eastAsia="en-GB"/>
              </w:rPr>
            </w:pPr>
            <w:ins w:id="635" w:author="Juliette Cohen" w:date="2020-11-10T11:10:00Z">
              <w:r w:rsidRPr="0030179A">
                <w:rPr>
                  <w:rFonts w:eastAsia="Times New Roman" w:cs="Calibri"/>
                  <w:color w:val="000000"/>
                  <w:sz w:val="16"/>
                  <w:szCs w:val="16"/>
                  <w:lang w:val="en-IE" w:eastAsia="en-GB"/>
                </w:rPr>
                <w:t>X</w:t>
              </w:r>
            </w:ins>
          </w:p>
        </w:tc>
        <w:tc>
          <w:tcPr>
            <w:tcW w:w="357" w:type="dxa"/>
            <w:shd w:val="clear" w:color="auto" w:fill="auto"/>
            <w:noWrap/>
            <w:vAlign w:val="center"/>
            <w:tcPrChange w:id="636" w:author="Juliette Cohen" w:date="2020-11-10T11:18:00Z">
              <w:tcPr>
                <w:tcW w:w="357" w:type="dxa"/>
                <w:shd w:val="clear" w:color="auto" w:fill="auto"/>
                <w:noWrap/>
                <w:vAlign w:val="center"/>
              </w:tcPr>
            </w:tcPrChange>
          </w:tcPr>
          <w:p w14:paraId="1522E57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637" w:author="Juliette Cohen" w:date="2020-11-10T11:18:00Z">
              <w:tcPr>
                <w:tcW w:w="285" w:type="dxa"/>
                <w:shd w:val="clear" w:color="auto" w:fill="auto"/>
                <w:noWrap/>
                <w:vAlign w:val="center"/>
              </w:tcPr>
            </w:tcPrChange>
          </w:tcPr>
          <w:p w14:paraId="76C921AC" w14:textId="3EAD9C1F"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638" w:author="Juliette Cohen" w:date="2020-11-10T11:18:00Z">
              <w:tcPr>
                <w:tcW w:w="359" w:type="dxa"/>
                <w:shd w:val="clear" w:color="auto" w:fill="auto"/>
                <w:noWrap/>
                <w:vAlign w:val="center"/>
                <w:hideMark/>
              </w:tcPr>
            </w:tcPrChange>
          </w:tcPr>
          <w:p w14:paraId="1D1DCCD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639" w:author="Juliette Cohen" w:date="2020-11-10T11:18:00Z">
              <w:tcPr>
                <w:tcW w:w="285" w:type="dxa"/>
                <w:shd w:val="clear" w:color="auto" w:fill="auto"/>
                <w:noWrap/>
                <w:vAlign w:val="center"/>
                <w:hideMark/>
              </w:tcPr>
            </w:tcPrChange>
          </w:tcPr>
          <w:p w14:paraId="1B47B8E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640" w:author="Juliette Cohen" w:date="2020-11-10T11:18:00Z">
              <w:tcPr>
                <w:tcW w:w="241" w:type="dxa"/>
                <w:shd w:val="clear" w:color="auto" w:fill="auto"/>
                <w:noWrap/>
                <w:vAlign w:val="center"/>
                <w:hideMark/>
              </w:tcPr>
            </w:tcPrChange>
          </w:tcPr>
          <w:p w14:paraId="298D789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641" w:author="Juliette Cohen" w:date="2020-11-10T11:18:00Z">
              <w:tcPr>
                <w:tcW w:w="357" w:type="dxa"/>
                <w:shd w:val="clear" w:color="auto" w:fill="auto"/>
                <w:noWrap/>
                <w:vAlign w:val="center"/>
                <w:hideMark/>
              </w:tcPr>
            </w:tcPrChange>
          </w:tcPr>
          <w:p w14:paraId="335830AB" w14:textId="7CE62F7B" w:rsidR="00603C37" w:rsidRPr="0030179A" w:rsidRDefault="00603C37" w:rsidP="004E7A37">
            <w:pPr>
              <w:spacing w:after="0" w:line="240" w:lineRule="auto"/>
              <w:jc w:val="center"/>
              <w:rPr>
                <w:rFonts w:eastAsia="Times New Roman" w:cs="Calibri"/>
                <w:color w:val="000000"/>
                <w:sz w:val="16"/>
                <w:szCs w:val="16"/>
                <w:lang w:val="en-IE" w:eastAsia="en-GB"/>
              </w:rPr>
            </w:pPr>
            <w:ins w:id="642" w:author="Juliette Cohen" w:date="2020-11-10T11:11:00Z">
              <w:r w:rsidRPr="0030179A">
                <w:rPr>
                  <w:rFonts w:eastAsia="Times New Roman" w:cs="Calibri"/>
                  <w:color w:val="000000"/>
                  <w:sz w:val="16"/>
                  <w:szCs w:val="16"/>
                  <w:lang w:val="en-IE" w:eastAsia="en-GB"/>
                </w:rPr>
                <w:t>X</w:t>
              </w:r>
            </w:ins>
          </w:p>
        </w:tc>
        <w:tc>
          <w:tcPr>
            <w:tcW w:w="236" w:type="dxa"/>
            <w:shd w:val="clear" w:color="auto" w:fill="auto"/>
            <w:noWrap/>
            <w:vAlign w:val="center"/>
            <w:hideMark/>
            <w:tcPrChange w:id="643" w:author="Juliette Cohen" w:date="2020-11-10T11:18:00Z">
              <w:tcPr>
                <w:tcW w:w="236" w:type="dxa"/>
                <w:shd w:val="clear" w:color="auto" w:fill="auto"/>
                <w:noWrap/>
                <w:vAlign w:val="center"/>
                <w:hideMark/>
              </w:tcPr>
            </w:tcPrChange>
          </w:tcPr>
          <w:p w14:paraId="594FD49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644" w:author="Juliette Cohen" w:date="2020-11-10T11:18:00Z">
              <w:tcPr>
                <w:tcW w:w="357" w:type="dxa"/>
                <w:gridSpan w:val="2"/>
                <w:shd w:val="clear" w:color="auto" w:fill="auto"/>
                <w:vAlign w:val="center"/>
              </w:tcPr>
            </w:tcPrChange>
          </w:tcPr>
          <w:p w14:paraId="669C18E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645" w:author="Juliette Cohen" w:date="2020-11-10T11:18:00Z">
              <w:tcPr>
                <w:tcW w:w="236" w:type="dxa"/>
                <w:shd w:val="clear" w:color="auto" w:fill="auto"/>
                <w:noWrap/>
                <w:vAlign w:val="center"/>
                <w:hideMark/>
              </w:tcPr>
            </w:tcPrChange>
          </w:tcPr>
          <w:p w14:paraId="0D73FA3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46" w:author="Juliette Cohen" w:date="2020-11-10T11:18:00Z">
              <w:tcPr>
                <w:tcW w:w="331" w:type="dxa"/>
                <w:shd w:val="clear" w:color="auto" w:fill="auto"/>
                <w:noWrap/>
                <w:vAlign w:val="center"/>
                <w:hideMark/>
              </w:tcPr>
            </w:tcPrChange>
          </w:tcPr>
          <w:p w14:paraId="3551B39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47" w:author="Juliette Cohen" w:date="2020-11-10T11:18:00Z">
              <w:tcPr>
                <w:tcW w:w="331" w:type="dxa"/>
                <w:shd w:val="clear" w:color="auto" w:fill="auto"/>
                <w:noWrap/>
                <w:vAlign w:val="center"/>
                <w:hideMark/>
              </w:tcPr>
            </w:tcPrChange>
          </w:tcPr>
          <w:p w14:paraId="1A64865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648" w:author="Juliette Cohen" w:date="2020-11-10T11:18:00Z">
              <w:tcPr>
                <w:tcW w:w="299" w:type="dxa"/>
                <w:shd w:val="clear" w:color="auto" w:fill="auto"/>
                <w:noWrap/>
                <w:vAlign w:val="center"/>
                <w:hideMark/>
              </w:tcPr>
            </w:tcPrChange>
          </w:tcPr>
          <w:p w14:paraId="1D83B96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649" w:author="Juliette Cohen" w:date="2020-11-10T11:18:00Z">
              <w:tcPr>
                <w:tcW w:w="277" w:type="dxa"/>
              </w:tcPr>
            </w:tcPrChange>
          </w:tcPr>
          <w:p w14:paraId="210499DA" w14:textId="77777777" w:rsidR="00603C37" w:rsidRPr="0030179A" w:rsidRDefault="00603C37" w:rsidP="004E7A37">
            <w:pPr>
              <w:spacing w:after="0" w:line="240" w:lineRule="auto"/>
              <w:jc w:val="center"/>
              <w:rPr>
                <w:ins w:id="650" w:author="Juliette Cohen" w:date="2020-11-10T11:03:00Z"/>
                <w:rFonts w:eastAsia="Times New Roman" w:cs="Calibri"/>
                <w:color w:val="000000"/>
                <w:sz w:val="16"/>
                <w:szCs w:val="16"/>
                <w:lang w:val="en-IE" w:eastAsia="en-GB"/>
              </w:rPr>
            </w:pPr>
          </w:p>
        </w:tc>
        <w:tc>
          <w:tcPr>
            <w:tcW w:w="284" w:type="dxa"/>
            <w:tcPrChange w:id="651" w:author="Juliette Cohen" w:date="2020-11-10T11:18:00Z">
              <w:tcPr>
                <w:tcW w:w="284" w:type="dxa"/>
                <w:gridSpan w:val="2"/>
              </w:tcPr>
            </w:tcPrChange>
          </w:tcPr>
          <w:p w14:paraId="15601AF3" w14:textId="77777777" w:rsidR="00603C37" w:rsidRPr="0030179A" w:rsidRDefault="00603C37" w:rsidP="004E7A37">
            <w:pPr>
              <w:spacing w:after="0" w:line="240" w:lineRule="auto"/>
              <w:jc w:val="center"/>
              <w:rPr>
                <w:ins w:id="652" w:author="Juliette Cohen" w:date="2020-11-10T11:04:00Z"/>
                <w:rFonts w:eastAsia="Times New Roman" w:cs="Calibri"/>
                <w:color w:val="000000"/>
                <w:sz w:val="16"/>
                <w:szCs w:val="16"/>
                <w:lang w:val="en-IE" w:eastAsia="en-GB"/>
              </w:rPr>
            </w:pPr>
          </w:p>
        </w:tc>
        <w:tc>
          <w:tcPr>
            <w:tcW w:w="284" w:type="dxa"/>
            <w:tcPrChange w:id="653" w:author="Juliette Cohen" w:date="2020-11-10T11:18:00Z">
              <w:tcPr>
                <w:tcW w:w="284" w:type="dxa"/>
              </w:tcPr>
            </w:tcPrChange>
          </w:tcPr>
          <w:p w14:paraId="585D217C" w14:textId="77777777" w:rsidR="00603C37" w:rsidRPr="0030179A" w:rsidRDefault="00603C37" w:rsidP="004E7A37">
            <w:pPr>
              <w:spacing w:after="0" w:line="240" w:lineRule="auto"/>
              <w:jc w:val="center"/>
              <w:rPr>
                <w:ins w:id="654" w:author="Juliette Cohen" w:date="2020-11-10T11:04:00Z"/>
                <w:rFonts w:eastAsia="Times New Roman" w:cs="Calibri"/>
                <w:color w:val="000000"/>
                <w:sz w:val="16"/>
                <w:szCs w:val="16"/>
                <w:lang w:val="en-IE" w:eastAsia="en-GB"/>
              </w:rPr>
            </w:pPr>
          </w:p>
        </w:tc>
        <w:tc>
          <w:tcPr>
            <w:tcW w:w="284" w:type="dxa"/>
            <w:tcPrChange w:id="655" w:author="Juliette Cohen" w:date="2020-11-10T11:18:00Z">
              <w:tcPr>
                <w:tcW w:w="284" w:type="dxa"/>
              </w:tcPr>
            </w:tcPrChange>
          </w:tcPr>
          <w:p w14:paraId="0FD000D2" w14:textId="77777777" w:rsidR="00603C37" w:rsidRPr="0030179A" w:rsidRDefault="00603C37" w:rsidP="004E7A37">
            <w:pPr>
              <w:spacing w:after="0" w:line="240" w:lineRule="auto"/>
              <w:jc w:val="center"/>
              <w:rPr>
                <w:ins w:id="656" w:author="Juliette Cohen" w:date="2020-11-10T11:05:00Z"/>
                <w:rFonts w:eastAsia="Times New Roman" w:cs="Calibri"/>
                <w:color w:val="000000"/>
                <w:sz w:val="16"/>
                <w:szCs w:val="16"/>
                <w:lang w:val="en-IE" w:eastAsia="en-GB"/>
              </w:rPr>
            </w:pPr>
          </w:p>
        </w:tc>
        <w:tc>
          <w:tcPr>
            <w:tcW w:w="289" w:type="dxa"/>
            <w:tcPrChange w:id="657" w:author="Juliette Cohen" w:date="2020-11-10T11:18:00Z">
              <w:tcPr>
                <w:tcW w:w="289" w:type="dxa"/>
              </w:tcPr>
            </w:tcPrChange>
          </w:tcPr>
          <w:p w14:paraId="3CD6C516" w14:textId="77777777" w:rsidR="00603C37" w:rsidRPr="0030179A" w:rsidRDefault="00603C37" w:rsidP="004E7A37">
            <w:pPr>
              <w:spacing w:after="0" w:line="240" w:lineRule="auto"/>
              <w:jc w:val="center"/>
              <w:rPr>
                <w:ins w:id="658" w:author="Juliette Cohen" w:date="2020-11-10T11:05:00Z"/>
                <w:rFonts w:eastAsia="Times New Roman" w:cs="Calibri"/>
                <w:color w:val="000000"/>
                <w:sz w:val="16"/>
                <w:szCs w:val="16"/>
                <w:lang w:val="en-IE" w:eastAsia="en-GB"/>
              </w:rPr>
            </w:pPr>
          </w:p>
        </w:tc>
        <w:tc>
          <w:tcPr>
            <w:tcW w:w="282" w:type="dxa"/>
            <w:gridSpan w:val="2"/>
            <w:tcPrChange w:id="659" w:author="Juliette Cohen" w:date="2020-11-10T11:18:00Z">
              <w:tcPr>
                <w:tcW w:w="282" w:type="dxa"/>
              </w:tcPr>
            </w:tcPrChange>
          </w:tcPr>
          <w:p w14:paraId="5CD5BF25" w14:textId="77777777" w:rsidR="00603C37" w:rsidRPr="0030179A" w:rsidRDefault="00603C37" w:rsidP="004E7A37">
            <w:pPr>
              <w:spacing w:after="0" w:line="240" w:lineRule="auto"/>
              <w:jc w:val="center"/>
              <w:rPr>
                <w:ins w:id="660" w:author="Juliette Cohen" w:date="2020-11-10T11:06:00Z"/>
                <w:rFonts w:eastAsia="Times New Roman" w:cs="Calibri"/>
                <w:color w:val="000000"/>
                <w:sz w:val="16"/>
                <w:szCs w:val="16"/>
                <w:lang w:val="en-IE" w:eastAsia="en-GB"/>
              </w:rPr>
            </w:pPr>
          </w:p>
        </w:tc>
        <w:tc>
          <w:tcPr>
            <w:tcW w:w="282" w:type="dxa"/>
            <w:tcPrChange w:id="661" w:author="Juliette Cohen" w:date="2020-11-10T11:18:00Z">
              <w:tcPr>
                <w:tcW w:w="282" w:type="dxa"/>
                <w:gridSpan w:val="2"/>
              </w:tcPr>
            </w:tcPrChange>
          </w:tcPr>
          <w:p w14:paraId="4C2B6092" w14:textId="77777777" w:rsidR="00603C37" w:rsidRPr="0030179A" w:rsidRDefault="00603C37" w:rsidP="004E7A37">
            <w:pPr>
              <w:spacing w:after="0" w:line="240" w:lineRule="auto"/>
              <w:jc w:val="center"/>
              <w:rPr>
                <w:ins w:id="662" w:author="Juliette Cohen" w:date="2020-11-10T11:06:00Z"/>
                <w:rFonts w:eastAsia="Times New Roman" w:cs="Calibri"/>
                <w:color w:val="000000"/>
                <w:sz w:val="16"/>
                <w:szCs w:val="16"/>
                <w:lang w:val="en-IE" w:eastAsia="en-GB"/>
              </w:rPr>
            </w:pPr>
          </w:p>
        </w:tc>
        <w:tc>
          <w:tcPr>
            <w:tcW w:w="282" w:type="dxa"/>
            <w:tcPrChange w:id="663" w:author="Juliette Cohen" w:date="2020-11-10T11:18:00Z">
              <w:tcPr>
                <w:tcW w:w="282" w:type="dxa"/>
              </w:tcPr>
            </w:tcPrChange>
          </w:tcPr>
          <w:p w14:paraId="75C83A08" w14:textId="77777777" w:rsidR="00603C37" w:rsidRPr="0030179A" w:rsidRDefault="00603C37" w:rsidP="004E7A37">
            <w:pPr>
              <w:spacing w:after="0" w:line="240" w:lineRule="auto"/>
              <w:jc w:val="center"/>
              <w:rPr>
                <w:ins w:id="664" w:author="Juliette Cohen" w:date="2020-11-10T11:06:00Z"/>
                <w:rFonts w:eastAsia="Times New Roman" w:cs="Calibri"/>
                <w:color w:val="000000"/>
                <w:sz w:val="16"/>
                <w:szCs w:val="16"/>
                <w:lang w:val="en-IE" w:eastAsia="en-GB"/>
              </w:rPr>
            </w:pPr>
          </w:p>
        </w:tc>
        <w:tc>
          <w:tcPr>
            <w:tcW w:w="282" w:type="dxa"/>
            <w:tcPrChange w:id="665" w:author="Juliette Cohen" w:date="2020-11-10T11:18:00Z">
              <w:tcPr>
                <w:tcW w:w="282" w:type="dxa"/>
              </w:tcPr>
            </w:tcPrChange>
          </w:tcPr>
          <w:p w14:paraId="2A39B191" w14:textId="77777777" w:rsidR="00603C37" w:rsidRPr="0030179A" w:rsidRDefault="00603C37" w:rsidP="004E7A37">
            <w:pPr>
              <w:spacing w:after="0" w:line="240" w:lineRule="auto"/>
              <w:jc w:val="center"/>
              <w:rPr>
                <w:ins w:id="666" w:author="Juliette Cohen" w:date="2020-11-10T11:06:00Z"/>
                <w:rFonts w:eastAsia="Times New Roman" w:cs="Calibri"/>
                <w:color w:val="000000"/>
                <w:sz w:val="16"/>
                <w:szCs w:val="16"/>
                <w:lang w:val="en-IE" w:eastAsia="en-GB"/>
              </w:rPr>
            </w:pPr>
          </w:p>
        </w:tc>
      </w:tr>
      <w:tr w:rsidR="00603C37" w:rsidRPr="0030179A" w14:paraId="37922322" w14:textId="025DCC8A" w:rsidTr="004E7A37">
        <w:tblPrEx>
          <w:tblPrExChange w:id="667" w:author="Juliette Cohen" w:date="2020-11-10T11:18:00Z">
            <w:tblPrEx>
              <w:tblW w:w="10518" w:type="dxa"/>
            </w:tblPrEx>
          </w:tblPrExChange>
        </w:tblPrEx>
        <w:trPr>
          <w:gridAfter w:val="1"/>
          <w:wAfter w:w="15" w:type="dxa"/>
          <w:trHeight w:val="270"/>
          <w:trPrChange w:id="668" w:author="Juliette Cohen" w:date="2020-11-10T11:18:00Z">
            <w:trPr>
              <w:gridAfter w:val="1"/>
              <w:wAfter w:w="18" w:type="dxa"/>
              <w:trHeight w:val="270"/>
            </w:trPr>
          </w:trPrChange>
        </w:trPr>
        <w:tc>
          <w:tcPr>
            <w:tcW w:w="1271" w:type="dxa"/>
            <w:shd w:val="clear" w:color="auto" w:fill="auto"/>
            <w:noWrap/>
            <w:vAlign w:val="center"/>
            <w:hideMark/>
            <w:tcPrChange w:id="669" w:author="Juliette Cohen" w:date="2020-11-10T11:18:00Z">
              <w:tcPr>
                <w:tcW w:w="1271" w:type="dxa"/>
                <w:shd w:val="clear" w:color="auto" w:fill="auto"/>
                <w:noWrap/>
                <w:vAlign w:val="center"/>
                <w:hideMark/>
              </w:tcPr>
            </w:tcPrChange>
          </w:tcPr>
          <w:p w14:paraId="273DC581"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Quantitative data collection</w:t>
            </w:r>
          </w:p>
        </w:tc>
        <w:tc>
          <w:tcPr>
            <w:tcW w:w="283" w:type="dxa"/>
            <w:shd w:val="clear" w:color="auto" w:fill="auto"/>
            <w:noWrap/>
            <w:vAlign w:val="center"/>
            <w:hideMark/>
            <w:tcPrChange w:id="670" w:author="Juliette Cohen" w:date="2020-11-10T11:18:00Z">
              <w:tcPr>
                <w:tcW w:w="283" w:type="dxa"/>
                <w:shd w:val="clear" w:color="auto" w:fill="auto"/>
                <w:noWrap/>
                <w:vAlign w:val="center"/>
                <w:hideMark/>
              </w:tcPr>
            </w:tcPrChange>
          </w:tcPr>
          <w:p w14:paraId="07CEA3C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671" w:author="Juliette Cohen" w:date="2020-11-10T11:18:00Z">
              <w:tcPr>
                <w:tcW w:w="283" w:type="dxa"/>
                <w:shd w:val="clear" w:color="auto" w:fill="auto"/>
                <w:noWrap/>
                <w:vAlign w:val="center"/>
                <w:hideMark/>
              </w:tcPr>
            </w:tcPrChange>
          </w:tcPr>
          <w:p w14:paraId="1D6CFE4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672" w:author="Juliette Cohen" w:date="2020-11-10T11:18:00Z">
              <w:tcPr>
                <w:tcW w:w="305" w:type="dxa"/>
                <w:shd w:val="clear" w:color="auto" w:fill="auto"/>
                <w:noWrap/>
                <w:vAlign w:val="center"/>
                <w:hideMark/>
              </w:tcPr>
            </w:tcPrChange>
          </w:tcPr>
          <w:p w14:paraId="7964ABF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673" w:author="Juliette Cohen" w:date="2020-11-10T11:18:00Z">
              <w:tcPr>
                <w:tcW w:w="236" w:type="dxa"/>
                <w:shd w:val="clear" w:color="auto" w:fill="auto"/>
                <w:noWrap/>
                <w:vAlign w:val="center"/>
                <w:hideMark/>
              </w:tcPr>
            </w:tcPrChange>
          </w:tcPr>
          <w:p w14:paraId="2626BE7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674" w:author="Juliette Cohen" w:date="2020-11-10T11:18:00Z">
              <w:tcPr>
                <w:tcW w:w="287" w:type="dxa"/>
                <w:gridSpan w:val="2"/>
                <w:shd w:val="clear" w:color="auto" w:fill="auto"/>
                <w:vAlign w:val="center"/>
              </w:tcPr>
            </w:tcPrChange>
          </w:tcPr>
          <w:p w14:paraId="3766701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75" w:author="Juliette Cohen" w:date="2020-11-10T11:18:00Z">
              <w:tcPr>
                <w:tcW w:w="331" w:type="dxa"/>
                <w:shd w:val="clear" w:color="auto" w:fill="auto"/>
                <w:noWrap/>
                <w:vAlign w:val="center"/>
                <w:hideMark/>
              </w:tcPr>
            </w:tcPrChange>
          </w:tcPr>
          <w:p w14:paraId="6FE7026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76" w:author="Juliette Cohen" w:date="2020-11-10T11:18:00Z">
              <w:tcPr>
                <w:tcW w:w="331" w:type="dxa"/>
                <w:shd w:val="clear" w:color="auto" w:fill="auto"/>
                <w:noWrap/>
                <w:vAlign w:val="center"/>
                <w:hideMark/>
              </w:tcPr>
            </w:tcPrChange>
          </w:tcPr>
          <w:p w14:paraId="0C54711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677" w:author="Juliette Cohen" w:date="2020-11-10T11:18:00Z">
              <w:tcPr>
                <w:tcW w:w="332" w:type="dxa"/>
                <w:shd w:val="clear" w:color="auto" w:fill="auto"/>
                <w:noWrap/>
                <w:vAlign w:val="center"/>
                <w:hideMark/>
              </w:tcPr>
            </w:tcPrChange>
          </w:tcPr>
          <w:p w14:paraId="1E83CF2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678" w:author="Juliette Cohen" w:date="2020-11-10T11:18:00Z">
              <w:tcPr>
                <w:tcW w:w="305" w:type="dxa"/>
                <w:shd w:val="clear" w:color="auto" w:fill="auto"/>
                <w:noWrap/>
                <w:vAlign w:val="center"/>
                <w:hideMark/>
              </w:tcPr>
            </w:tcPrChange>
          </w:tcPr>
          <w:p w14:paraId="41AE194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679" w:author="Juliette Cohen" w:date="2020-11-10T11:18:00Z">
              <w:tcPr>
                <w:tcW w:w="316" w:type="dxa"/>
                <w:shd w:val="clear" w:color="auto" w:fill="auto"/>
                <w:noWrap/>
                <w:vAlign w:val="center"/>
                <w:hideMark/>
              </w:tcPr>
            </w:tcPrChange>
          </w:tcPr>
          <w:p w14:paraId="4F0C8F09" w14:textId="6EE94417" w:rsidR="00603C37" w:rsidRPr="0030179A" w:rsidRDefault="00603C37" w:rsidP="004E7A37">
            <w:pPr>
              <w:spacing w:after="0" w:line="240" w:lineRule="auto"/>
              <w:jc w:val="center"/>
              <w:rPr>
                <w:rFonts w:eastAsia="Times New Roman" w:cs="Calibri"/>
                <w:color w:val="000000"/>
                <w:sz w:val="16"/>
                <w:szCs w:val="16"/>
                <w:lang w:val="en-IE" w:eastAsia="en-GB"/>
              </w:rPr>
            </w:pPr>
            <w:del w:id="680" w:author="Juliette Cohen" w:date="2020-11-10T11:10:00Z">
              <w:r w:rsidRPr="0030179A" w:rsidDel="00603C37">
                <w:rPr>
                  <w:rFonts w:eastAsia="Times New Roman" w:cs="Calibri"/>
                  <w:color w:val="000000"/>
                  <w:sz w:val="16"/>
                  <w:szCs w:val="16"/>
                  <w:lang w:val="en-IE" w:eastAsia="en-GB"/>
                </w:rPr>
                <w:delText>X</w:delText>
              </w:r>
            </w:del>
          </w:p>
        </w:tc>
        <w:tc>
          <w:tcPr>
            <w:tcW w:w="357" w:type="dxa"/>
            <w:shd w:val="clear" w:color="auto" w:fill="auto"/>
            <w:noWrap/>
            <w:vAlign w:val="center"/>
            <w:tcPrChange w:id="681" w:author="Juliette Cohen" w:date="2020-11-10T11:18:00Z">
              <w:tcPr>
                <w:tcW w:w="357" w:type="dxa"/>
                <w:shd w:val="clear" w:color="auto" w:fill="auto"/>
                <w:noWrap/>
                <w:vAlign w:val="center"/>
              </w:tcPr>
            </w:tcPrChange>
          </w:tcPr>
          <w:p w14:paraId="2FD828B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85" w:type="dxa"/>
            <w:shd w:val="clear" w:color="auto" w:fill="auto"/>
            <w:noWrap/>
            <w:vAlign w:val="center"/>
            <w:tcPrChange w:id="682" w:author="Juliette Cohen" w:date="2020-11-10T11:18:00Z">
              <w:tcPr>
                <w:tcW w:w="285" w:type="dxa"/>
                <w:shd w:val="clear" w:color="auto" w:fill="auto"/>
                <w:noWrap/>
                <w:vAlign w:val="center"/>
              </w:tcPr>
            </w:tcPrChange>
          </w:tcPr>
          <w:p w14:paraId="129F6D5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36" w:type="dxa"/>
            <w:gridSpan w:val="2"/>
            <w:shd w:val="clear" w:color="auto" w:fill="auto"/>
            <w:noWrap/>
            <w:vAlign w:val="center"/>
            <w:tcPrChange w:id="683" w:author="Juliette Cohen" w:date="2020-11-10T11:18:00Z">
              <w:tcPr>
                <w:tcW w:w="359" w:type="dxa"/>
                <w:shd w:val="clear" w:color="auto" w:fill="auto"/>
                <w:noWrap/>
                <w:vAlign w:val="center"/>
              </w:tcPr>
            </w:tcPrChange>
          </w:tcPr>
          <w:p w14:paraId="09319F0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85" w:type="dxa"/>
            <w:shd w:val="clear" w:color="auto" w:fill="auto"/>
            <w:noWrap/>
            <w:vAlign w:val="center"/>
            <w:tcPrChange w:id="684" w:author="Juliette Cohen" w:date="2020-11-10T11:18:00Z">
              <w:tcPr>
                <w:tcW w:w="285" w:type="dxa"/>
                <w:shd w:val="clear" w:color="auto" w:fill="auto"/>
                <w:noWrap/>
                <w:vAlign w:val="center"/>
              </w:tcPr>
            </w:tcPrChange>
          </w:tcPr>
          <w:p w14:paraId="4FAED13E" w14:textId="795E7D85"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tcPrChange w:id="685" w:author="Juliette Cohen" w:date="2020-11-10T11:18:00Z">
              <w:tcPr>
                <w:tcW w:w="241" w:type="dxa"/>
                <w:shd w:val="clear" w:color="auto" w:fill="auto"/>
                <w:noWrap/>
                <w:vAlign w:val="center"/>
              </w:tcPr>
            </w:tcPrChange>
          </w:tcPr>
          <w:p w14:paraId="009E217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686" w:author="Juliette Cohen" w:date="2020-11-10T11:18:00Z">
              <w:tcPr>
                <w:tcW w:w="357" w:type="dxa"/>
                <w:shd w:val="clear" w:color="auto" w:fill="auto"/>
                <w:noWrap/>
                <w:vAlign w:val="center"/>
                <w:hideMark/>
              </w:tcPr>
            </w:tcPrChange>
          </w:tcPr>
          <w:p w14:paraId="4D76F2A7" w14:textId="6137A53B" w:rsidR="00603C37" w:rsidRPr="0030179A" w:rsidRDefault="00603C37" w:rsidP="004E7A37">
            <w:pPr>
              <w:spacing w:after="0" w:line="240" w:lineRule="auto"/>
              <w:jc w:val="center"/>
              <w:rPr>
                <w:rFonts w:eastAsia="Times New Roman" w:cs="Calibri"/>
                <w:color w:val="000000"/>
                <w:sz w:val="16"/>
                <w:szCs w:val="16"/>
                <w:lang w:val="en-IE" w:eastAsia="en-GB"/>
              </w:rPr>
            </w:pPr>
            <w:ins w:id="687" w:author="Juliette Cohen" w:date="2020-11-10T11:10:00Z">
              <w:r w:rsidRPr="0030179A">
                <w:rPr>
                  <w:rFonts w:eastAsia="Times New Roman" w:cs="Calibri"/>
                  <w:color w:val="000000"/>
                  <w:sz w:val="16"/>
                  <w:szCs w:val="16"/>
                  <w:lang w:val="en-IE" w:eastAsia="en-GB"/>
                </w:rPr>
                <w:t>X</w:t>
              </w:r>
            </w:ins>
          </w:p>
        </w:tc>
        <w:tc>
          <w:tcPr>
            <w:tcW w:w="236" w:type="dxa"/>
            <w:shd w:val="clear" w:color="auto" w:fill="auto"/>
            <w:noWrap/>
            <w:vAlign w:val="center"/>
            <w:hideMark/>
            <w:tcPrChange w:id="688" w:author="Juliette Cohen" w:date="2020-11-10T11:18:00Z">
              <w:tcPr>
                <w:tcW w:w="236" w:type="dxa"/>
                <w:shd w:val="clear" w:color="auto" w:fill="auto"/>
                <w:noWrap/>
                <w:vAlign w:val="center"/>
                <w:hideMark/>
              </w:tcPr>
            </w:tcPrChange>
          </w:tcPr>
          <w:p w14:paraId="6747C663" w14:textId="394090F3" w:rsidR="00603C37" w:rsidRPr="0030179A" w:rsidRDefault="00603C37" w:rsidP="004E7A37">
            <w:pPr>
              <w:spacing w:after="0" w:line="240" w:lineRule="auto"/>
              <w:jc w:val="center"/>
              <w:rPr>
                <w:rFonts w:eastAsia="Times New Roman" w:cs="Calibri"/>
                <w:color w:val="000000"/>
                <w:sz w:val="16"/>
                <w:szCs w:val="16"/>
                <w:lang w:val="en-IE" w:eastAsia="en-GB"/>
              </w:rPr>
            </w:pPr>
            <w:ins w:id="689" w:author="Juliette Cohen" w:date="2020-11-10T11:10:00Z">
              <w:r w:rsidRPr="0030179A">
                <w:rPr>
                  <w:rFonts w:eastAsia="Times New Roman" w:cs="Calibri"/>
                  <w:color w:val="000000"/>
                  <w:sz w:val="16"/>
                  <w:szCs w:val="16"/>
                  <w:lang w:val="en-IE" w:eastAsia="en-GB"/>
                </w:rPr>
                <w:t>X</w:t>
              </w:r>
            </w:ins>
          </w:p>
        </w:tc>
        <w:tc>
          <w:tcPr>
            <w:tcW w:w="357" w:type="dxa"/>
            <w:gridSpan w:val="2"/>
            <w:shd w:val="clear" w:color="auto" w:fill="auto"/>
            <w:vAlign w:val="center"/>
            <w:tcPrChange w:id="690" w:author="Juliette Cohen" w:date="2020-11-10T11:18:00Z">
              <w:tcPr>
                <w:tcW w:w="357" w:type="dxa"/>
                <w:gridSpan w:val="2"/>
                <w:shd w:val="clear" w:color="auto" w:fill="auto"/>
                <w:vAlign w:val="center"/>
              </w:tcPr>
            </w:tcPrChange>
          </w:tcPr>
          <w:p w14:paraId="4792A17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691" w:author="Juliette Cohen" w:date="2020-11-10T11:18:00Z">
              <w:tcPr>
                <w:tcW w:w="236" w:type="dxa"/>
                <w:shd w:val="clear" w:color="auto" w:fill="auto"/>
                <w:noWrap/>
                <w:vAlign w:val="center"/>
                <w:hideMark/>
              </w:tcPr>
            </w:tcPrChange>
          </w:tcPr>
          <w:p w14:paraId="5F49932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92" w:author="Juliette Cohen" w:date="2020-11-10T11:18:00Z">
              <w:tcPr>
                <w:tcW w:w="331" w:type="dxa"/>
                <w:shd w:val="clear" w:color="auto" w:fill="auto"/>
                <w:noWrap/>
                <w:vAlign w:val="center"/>
                <w:hideMark/>
              </w:tcPr>
            </w:tcPrChange>
          </w:tcPr>
          <w:p w14:paraId="249FCE4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693" w:author="Juliette Cohen" w:date="2020-11-10T11:18:00Z">
              <w:tcPr>
                <w:tcW w:w="331" w:type="dxa"/>
                <w:shd w:val="clear" w:color="auto" w:fill="auto"/>
                <w:noWrap/>
                <w:vAlign w:val="center"/>
                <w:hideMark/>
              </w:tcPr>
            </w:tcPrChange>
          </w:tcPr>
          <w:p w14:paraId="21B89A9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694" w:author="Juliette Cohen" w:date="2020-11-10T11:18:00Z">
              <w:tcPr>
                <w:tcW w:w="299" w:type="dxa"/>
                <w:shd w:val="clear" w:color="auto" w:fill="auto"/>
                <w:noWrap/>
                <w:vAlign w:val="center"/>
                <w:hideMark/>
              </w:tcPr>
            </w:tcPrChange>
          </w:tcPr>
          <w:p w14:paraId="420E3EF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695" w:author="Juliette Cohen" w:date="2020-11-10T11:18:00Z">
              <w:tcPr>
                <w:tcW w:w="277" w:type="dxa"/>
              </w:tcPr>
            </w:tcPrChange>
          </w:tcPr>
          <w:p w14:paraId="3134E77E" w14:textId="77777777" w:rsidR="00603C37" w:rsidRPr="0030179A" w:rsidRDefault="00603C37" w:rsidP="004E7A37">
            <w:pPr>
              <w:spacing w:after="0" w:line="240" w:lineRule="auto"/>
              <w:jc w:val="center"/>
              <w:rPr>
                <w:ins w:id="696" w:author="Juliette Cohen" w:date="2020-11-10T11:03:00Z"/>
                <w:rFonts w:eastAsia="Times New Roman" w:cs="Calibri"/>
                <w:color w:val="000000"/>
                <w:sz w:val="16"/>
                <w:szCs w:val="16"/>
                <w:lang w:val="en-IE" w:eastAsia="en-GB"/>
              </w:rPr>
            </w:pPr>
          </w:p>
        </w:tc>
        <w:tc>
          <w:tcPr>
            <w:tcW w:w="284" w:type="dxa"/>
            <w:tcPrChange w:id="697" w:author="Juliette Cohen" w:date="2020-11-10T11:18:00Z">
              <w:tcPr>
                <w:tcW w:w="284" w:type="dxa"/>
                <w:gridSpan w:val="2"/>
              </w:tcPr>
            </w:tcPrChange>
          </w:tcPr>
          <w:p w14:paraId="66A55FEA" w14:textId="77777777" w:rsidR="00603C37" w:rsidRPr="0030179A" w:rsidRDefault="00603C37" w:rsidP="004E7A37">
            <w:pPr>
              <w:spacing w:after="0" w:line="240" w:lineRule="auto"/>
              <w:jc w:val="center"/>
              <w:rPr>
                <w:ins w:id="698" w:author="Juliette Cohen" w:date="2020-11-10T11:04:00Z"/>
                <w:rFonts w:eastAsia="Times New Roman" w:cs="Calibri"/>
                <w:color w:val="000000"/>
                <w:sz w:val="16"/>
                <w:szCs w:val="16"/>
                <w:lang w:val="en-IE" w:eastAsia="en-GB"/>
              </w:rPr>
            </w:pPr>
          </w:p>
        </w:tc>
        <w:tc>
          <w:tcPr>
            <w:tcW w:w="284" w:type="dxa"/>
            <w:tcPrChange w:id="699" w:author="Juliette Cohen" w:date="2020-11-10T11:18:00Z">
              <w:tcPr>
                <w:tcW w:w="284" w:type="dxa"/>
              </w:tcPr>
            </w:tcPrChange>
          </w:tcPr>
          <w:p w14:paraId="6488D12F" w14:textId="77777777" w:rsidR="00603C37" w:rsidRPr="0030179A" w:rsidRDefault="00603C37" w:rsidP="004E7A37">
            <w:pPr>
              <w:spacing w:after="0" w:line="240" w:lineRule="auto"/>
              <w:jc w:val="center"/>
              <w:rPr>
                <w:ins w:id="700" w:author="Juliette Cohen" w:date="2020-11-10T11:04:00Z"/>
                <w:rFonts w:eastAsia="Times New Roman" w:cs="Calibri"/>
                <w:color w:val="000000"/>
                <w:sz w:val="16"/>
                <w:szCs w:val="16"/>
                <w:lang w:val="en-IE" w:eastAsia="en-GB"/>
              </w:rPr>
            </w:pPr>
          </w:p>
        </w:tc>
        <w:tc>
          <w:tcPr>
            <w:tcW w:w="284" w:type="dxa"/>
            <w:tcPrChange w:id="701" w:author="Juliette Cohen" w:date="2020-11-10T11:18:00Z">
              <w:tcPr>
                <w:tcW w:w="284" w:type="dxa"/>
              </w:tcPr>
            </w:tcPrChange>
          </w:tcPr>
          <w:p w14:paraId="05B66F8C" w14:textId="77777777" w:rsidR="00603C37" w:rsidRPr="0030179A" w:rsidRDefault="00603C37" w:rsidP="004E7A37">
            <w:pPr>
              <w:spacing w:after="0" w:line="240" w:lineRule="auto"/>
              <w:jc w:val="center"/>
              <w:rPr>
                <w:ins w:id="702" w:author="Juliette Cohen" w:date="2020-11-10T11:05:00Z"/>
                <w:rFonts w:eastAsia="Times New Roman" w:cs="Calibri"/>
                <w:color w:val="000000"/>
                <w:sz w:val="16"/>
                <w:szCs w:val="16"/>
                <w:lang w:val="en-IE" w:eastAsia="en-GB"/>
              </w:rPr>
            </w:pPr>
          </w:p>
        </w:tc>
        <w:tc>
          <w:tcPr>
            <w:tcW w:w="289" w:type="dxa"/>
            <w:tcPrChange w:id="703" w:author="Juliette Cohen" w:date="2020-11-10T11:18:00Z">
              <w:tcPr>
                <w:tcW w:w="289" w:type="dxa"/>
              </w:tcPr>
            </w:tcPrChange>
          </w:tcPr>
          <w:p w14:paraId="26A50384" w14:textId="77777777" w:rsidR="00603C37" w:rsidRPr="0030179A" w:rsidRDefault="00603C37" w:rsidP="004E7A37">
            <w:pPr>
              <w:spacing w:after="0" w:line="240" w:lineRule="auto"/>
              <w:jc w:val="center"/>
              <w:rPr>
                <w:ins w:id="704" w:author="Juliette Cohen" w:date="2020-11-10T11:05:00Z"/>
                <w:rFonts w:eastAsia="Times New Roman" w:cs="Calibri"/>
                <w:color w:val="000000"/>
                <w:sz w:val="16"/>
                <w:szCs w:val="16"/>
                <w:lang w:val="en-IE" w:eastAsia="en-GB"/>
              </w:rPr>
            </w:pPr>
          </w:p>
        </w:tc>
        <w:tc>
          <w:tcPr>
            <w:tcW w:w="282" w:type="dxa"/>
            <w:gridSpan w:val="2"/>
            <w:tcPrChange w:id="705" w:author="Juliette Cohen" w:date="2020-11-10T11:18:00Z">
              <w:tcPr>
                <w:tcW w:w="282" w:type="dxa"/>
              </w:tcPr>
            </w:tcPrChange>
          </w:tcPr>
          <w:p w14:paraId="5E0D6A2A" w14:textId="77777777" w:rsidR="00603C37" w:rsidRPr="0030179A" w:rsidRDefault="00603C37" w:rsidP="004E7A37">
            <w:pPr>
              <w:spacing w:after="0" w:line="240" w:lineRule="auto"/>
              <w:jc w:val="center"/>
              <w:rPr>
                <w:ins w:id="706" w:author="Juliette Cohen" w:date="2020-11-10T11:06:00Z"/>
                <w:rFonts w:eastAsia="Times New Roman" w:cs="Calibri"/>
                <w:color w:val="000000"/>
                <w:sz w:val="16"/>
                <w:szCs w:val="16"/>
                <w:lang w:val="en-IE" w:eastAsia="en-GB"/>
              </w:rPr>
            </w:pPr>
          </w:p>
        </w:tc>
        <w:tc>
          <w:tcPr>
            <w:tcW w:w="282" w:type="dxa"/>
            <w:tcPrChange w:id="707" w:author="Juliette Cohen" w:date="2020-11-10T11:18:00Z">
              <w:tcPr>
                <w:tcW w:w="282" w:type="dxa"/>
                <w:gridSpan w:val="2"/>
              </w:tcPr>
            </w:tcPrChange>
          </w:tcPr>
          <w:p w14:paraId="10FAAB10" w14:textId="77777777" w:rsidR="00603C37" w:rsidRPr="0030179A" w:rsidRDefault="00603C37" w:rsidP="004E7A37">
            <w:pPr>
              <w:spacing w:after="0" w:line="240" w:lineRule="auto"/>
              <w:jc w:val="center"/>
              <w:rPr>
                <w:ins w:id="708" w:author="Juliette Cohen" w:date="2020-11-10T11:06:00Z"/>
                <w:rFonts w:eastAsia="Times New Roman" w:cs="Calibri"/>
                <w:color w:val="000000"/>
                <w:sz w:val="16"/>
                <w:szCs w:val="16"/>
                <w:lang w:val="en-IE" w:eastAsia="en-GB"/>
              </w:rPr>
            </w:pPr>
          </w:p>
        </w:tc>
        <w:tc>
          <w:tcPr>
            <w:tcW w:w="282" w:type="dxa"/>
            <w:tcPrChange w:id="709" w:author="Juliette Cohen" w:date="2020-11-10T11:18:00Z">
              <w:tcPr>
                <w:tcW w:w="282" w:type="dxa"/>
              </w:tcPr>
            </w:tcPrChange>
          </w:tcPr>
          <w:p w14:paraId="1BE78AF6" w14:textId="77777777" w:rsidR="00603C37" w:rsidRPr="0030179A" w:rsidRDefault="00603C37" w:rsidP="004E7A37">
            <w:pPr>
              <w:spacing w:after="0" w:line="240" w:lineRule="auto"/>
              <w:jc w:val="center"/>
              <w:rPr>
                <w:ins w:id="710" w:author="Juliette Cohen" w:date="2020-11-10T11:06:00Z"/>
                <w:rFonts w:eastAsia="Times New Roman" w:cs="Calibri"/>
                <w:color w:val="000000"/>
                <w:sz w:val="16"/>
                <w:szCs w:val="16"/>
                <w:lang w:val="en-IE" w:eastAsia="en-GB"/>
              </w:rPr>
            </w:pPr>
          </w:p>
        </w:tc>
        <w:tc>
          <w:tcPr>
            <w:tcW w:w="282" w:type="dxa"/>
            <w:tcPrChange w:id="711" w:author="Juliette Cohen" w:date="2020-11-10T11:18:00Z">
              <w:tcPr>
                <w:tcW w:w="282" w:type="dxa"/>
              </w:tcPr>
            </w:tcPrChange>
          </w:tcPr>
          <w:p w14:paraId="637C7AD6" w14:textId="77777777" w:rsidR="00603C37" w:rsidRPr="0030179A" w:rsidRDefault="00603C37" w:rsidP="004E7A37">
            <w:pPr>
              <w:spacing w:after="0" w:line="240" w:lineRule="auto"/>
              <w:jc w:val="center"/>
              <w:rPr>
                <w:ins w:id="712" w:author="Juliette Cohen" w:date="2020-11-10T11:06:00Z"/>
                <w:rFonts w:eastAsia="Times New Roman" w:cs="Calibri"/>
                <w:color w:val="000000"/>
                <w:sz w:val="16"/>
                <w:szCs w:val="16"/>
                <w:lang w:val="en-IE" w:eastAsia="en-GB"/>
              </w:rPr>
            </w:pPr>
          </w:p>
        </w:tc>
      </w:tr>
      <w:tr w:rsidR="00603C37" w:rsidRPr="0030179A" w14:paraId="0745E499" w14:textId="39814022" w:rsidTr="004E7A37">
        <w:tblPrEx>
          <w:tblPrExChange w:id="713" w:author="Juliette Cohen" w:date="2020-11-10T11:18:00Z">
            <w:tblPrEx>
              <w:tblW w:w="10518" w:type="dxa"/>
            </w:tblPrEx>
          </w:tblPrExChange>
        </w:tblPrEx>
        <w:trPr>
          <w:gridAfter w:val="1"/>
          <w:wAfter w:w="15" w:type="dxa"/>
          <w:trHeight w:val="270"/>
          <w:trPrChange w:id="714" w:author="Juliette Cohen" w:date="2020-11-10T11:18:00Z">
            <w:trPr>
              <w:gridAfter w:val="1"/>
              <w:wAfter w:w="18" w:type="dxa"/>
              <w:trHeight w:val="270"/>
            </w:trPr>
          </w:trPrChange>
        </w:trPr>
        <w:tc>
          <w:tcPr>
            <w:tcW w:w="1271" w:type="dxa"/>
            <w:shd w:val="clear" w:color="auto" w:fill="auto"/>
            <w:noWrap/>
            <w:vAlign w:val="center"/>
            <w:hideMark/>
            <w:tcPrChange w:id="715" w:author="Juliette Cohen" w:date="2020-11-10T11:18:00Z">
              <w:tcPr>
                <w:tcW w:w="1271" w:type="dxa"/>
                <w:shd w:val="clear" w:color="auto" w:fill="auto"/>
                <w:noWrap/>
                <w:vAlign w:val="center"/>
                <w:hideMark/>
              </w:tcPr>
            </w:tcPrChange>
          </w:tcPr>
          <w:p w14:paraId="7C5A98EE"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Qualitative data collection</w:t>
            </w:r>
          </w:p>
        </w:tc>
        <w:tc>
          <w:tcPr>
            <w:tcW w:w="283" w:type="dxa"/>
            <w:shd w:val="clear" w:color="auto" w:fill="auto"/>
            <w:noWrap/>
            <w:vAlign w:val="center"/>
            <w:hideMark/>
            <w:tcPrChange w:id="716" w:author="Juliette Cohen" w:date="2020-11-10T11:18:00Z">
              <w:tcPr>
                <w:tcW w:w="283" w:type="dxa"/>
                <w:shd w:val="clear" w:color="auto" w:fill="auto"/>
                <w:noWrap/>
                <w:vAlign w:val="center"/>
                <w:hideMark/>
              </w:tcPr>
            </w:tcPrChange>
          </w:tcPr>
          <w:p w14:paraId="3AA9CA8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717" w:author="Juliette Cohen" w:date="2020-11-10T11:18:00Z">
              <w:tcPr>
                <w:tcW w:w="283" w:type="dxa"/>
                <w:shd w:val="clear" w:color="auto" w:fill="auto"/>
                <w:noWrap/>
                <w:vAlign w:val="center"/>
                <w:hideMark/>
              </w:tcPr>
            </w:tcPrChange>
          </w:tcPr>
          <w:p w14:paraId="1ECBCF2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718" w:author="Juliette Cohen" w:date="2020-11-10T11:18:00Z">
              <w:tcPr>
                <w:tcW w:w="305" w:type="dxa"/>
                <w:shd w:val="clear" w:color="auto" w:fill="auto"/>
                <w:noWrap/>
                <w:vAlign w:val="center"/>
                <w:hideMark/>
              </w:tcPr>
            </w:tcPrChange>
          </w:tcPr>
          <w:p w14:paraId="0BD6B56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719" w:author="Juliette Cohen" w:date="2020-11-10T11:18:00Z">
              <w:tcPr>
                <w:tcW w:w="236" w:type="dxa"/>
                <w:shd w:val="clear" w:color="auto" w:fill="auto"/>
                <w:noWrap/>
                <w:vAlign w:val="center"/>
                <w:hideMark/>
              </w:tcPr>
            </w:tcPrChange>
          </w:tcPr>
          <w:p w14:paraId="46FB018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720" w:author="Juliette Cohen" w:date="2020-11-10T11:18:00Z">
              <w:tcPr>
                <w:tcW w:w="287" w:type="dxa"/>
                <w:gridSpan w:val="2"/>
                <w:shd w:val="clear" w:color="auto" w:fill="auto"/>
                <w:vAlign w:val="center"/>
              </w:tcPr>
            </w:tcPrChange>
          </w:tcPr>
          <w:p w14:paraId="26762CE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721" w:author="Juliette Cohen" w:date="2020-11-10T11:18:00Z">
              <w:tcPr>
                <w:tcW w:w="331" w:type="dxa"/>
                <w:shd w:val="clear" w:color="auto" w:fill="auto"/>
                <w:noWrap/>
                <w:vAlign w:val="center"/>
                <w:hideMark/>
              </w:tcPr>
            </w:tcPrChange>
          </w:tcPr>
          <w:p w14:paraId="1EA453E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722" w:author="Juliette Cohen" w:date="2020-11-10T11:18:00Z">
              <w:tcPr>
                <w:tcW w:w="331" w:type="dxa"/>
                <w:shd w:val="clear" w:color="auto" w:fill="auto"/>
                <w:noWrap/>
                <w:vAlign w:val="center"/>
                <w:hideMark/>
              </w:tcPr>
            </w:tcPrChange>
          </w:tcPr>
          <w:p w14:paraId="2132DC0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723" w:author="Juliette Cohen" w:date="2020-11-10T11:18:00Z">
              <w:tcPr>
                <w:tcW w:w="332" w:type="dxa"/>
                <w:shd w:val="clear" w:color="auto" w:fill="auto"/>
                <w:noWrap/>
                <w:vAlign w:val="center"/>
                <w:hideMark/>
              </w:tcPr>
            </w:tcPrChange>
          </w:tcPr>
          <w:p w14:paraId="372F7A4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724" w:author="Juliette Cohen" w:date="2020-11-10T11:18:00Z">
              <w:tcPr>
                <w:tcW w:w="305" w:type="dxa"/>
                <w:shd w:val="clear" w:color="auto" w:fill="auto"/>
                <w:noWrap/>
                <w:vAlign w:val="center"/>
                <w:hideMark/>
              </w:tcPr>
            </w:tcPrChange>
          </w:tcPr>
          <w:p w14:paraId="3372635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725" w:author="Juliette Cohen" w:date="2020-11-10T11:18:00Z">
              <w:tcPr>
                <w:tcW w:w="316" w:type="dxa"/>
                <w:shd w:val="clear" w:color="auto" w:fill="auto"/>
                <w:noWrap/>
                <w:vAlign w:val="center"/>
                <w:hideMark/>
              </w:tcPr>
            </w:tcPrChange>
          </w:tcPr>
          <w:p w14:paraId="465AA66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726" w:author="Juliette Cohen" w:date="2020-11-10T11:18:00Z">
              <w:tcPr>
                <w:tcW w:w="357" w:type="dxa"/>
                <w:shd w:val="clear" w:color="auto" w:fill="auto"/>
                <w:noWrap/>
                <w:vAlign w:val="center"/>
                <w:hideMark/>
              </w:tcPr>
            </w:tcPrChange>
          </w:tcPr>
          <w:p w14:paraId="1EAE791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tcPrChange w:id="727" w:author="Juliette Cohen" w:date="2020-11-10T11:18:00Z">
              <w:tcPr>
                <w:tcW w:w="285" w:type="dxa"/>
                <w:shd w:val="clear" w:color="auto" w:fill="auto"/>
                <w:noWrap/>
                <w:vAlign w:val="center"/>
              </w:tcPr>
            </w:tcPrChange>
          </w:tcPr>
          <w:p w14:paraId="266724C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tcPrChange w:id="728" w:author="Juliette Cohen" w:date="2020-11-10T11:18:00Z">
              <w:tcPr>
                <w:tcW w:w="359" w:type="dxa"/>
                <w:shd w:val="clear" w:color="auto" w:fill="auto"/>
                <w:noWrap/>
                <w:vAlign w:val="center"/>
              </w:tcPr>
            </w:tcPrChange>
          </w:tcPr>
          <w:p w14:paraId="5DFA57C1" w14:textId="3DF2B898" w:rsidR="00603C37" w:rsidRPr="0030179A" w:rsidRDefault="00603C37" w:rsidP="004E7A37">
            <w:pPr>
              <w:spacing w:after="0" w:line="240" w:lineRule="auto"/>
              <w:jc w:val="center"/>
              <w:rPr>
                <w:rFonts w:eastAsia="Times New Roman" w:cs="Calibri"/>
                <w:color w:val="000000"/>
                <w:sz w:val="16"/>
                <w:szCs w:val="16"/>
                <w:lang w:val="en-IE" w:eastAsia="en-GB"/>
              </w:rPr>
            </w:pPr>
            <w:del w:id="729" w:author="Juliette Cohen" w:date="2020-11-10T11:11:00Z">
              <w:r w:rsidRPr="0030179A" w:rsidDel="00603C37">
                <w:rPr>
                  <w:rFonts w:eastAsia="Times New Roman" w:cs="Calibri"/>
                  <w:color w:val="000000"/>
                  <w:sz w:val="16"/>
                  <w:szCs w:val="16"/>
                  <w:lang w:val="en-IE" w:eastAsia="en-GB"/>
                </w:rPr>
                <w:delText>X</w:delText>
              </w:r>
            </w:del>
          </w:p>
        </w:tc>
        <w:tc>
          <w:tcPr>
            <w:tcW w:w="285" w:type="dxa"/>
            <w:shd w:val="clear" w:color="auto" w:fill="auto"/>
            <w:noWrap/>
            <w:vAlign w:val="center"/>
            <w:tcPrChange w:id="730" w:author="Juliette Cohen" w:date="2020-11-10T11:18:00Z">
              <w:tcPr>
                <w:tcW w:w="285" w:type="dxa"/>
                <w:shd w:val="clear" w:color="auto" w:fill="auto"/>
                <w:noWrap/>
                <w:vAlign w:val="center"/>
              </w:tcPr>
            </w:tcPrChange>
          </w:tcPr>
          <w:p w14:paraId="68057E2C" w14:textId="09849271" w:rsidR="00603C37" w:rsidRPr="0030179A" w:rsidRDefault="00603C37" w:rsidP="004E7A37">
            <w:pPr>
              <w:spacing w:after="0" w:line="240" w:lineRule="auto"/>
              <w:jc w:val="center"/>
              <w:rPr>
                <w:rFonts w:eastAsia="Times New Roman" w:cs="Calibri"/>
                <w:color w:val="000000"/>
                <w:sz w:val="16"/>
                <w:szCs w:val="16"/>
                <w:lang w:val="en-IE" w:eastAsia="en-GB"/>
              </w:rPr>
            </w:pPr>
            <w:del w:id="731" w:author="Juliette Cohen" w:date="2020-11-10T11:11:00Z">
              <w:r w:rsidRPr="0030179A" w:rsidDel="00603C37">
                <w:rPr>
                  <w:rFonts w:eastAsia="Times New Roman" w:cs="Calibri"/>
                  <w:color w:val="000000"/>
                  <w:sz w:val="16"/>
                  <w:szCs w:val="16"/>
                  <w:lang w:val="en-IE" w:eastAsia="en-GB"/>
                </w:rPr>
                <w:delText>X</w:delText>
              </w:r>
            </w:del>
          </w:p>
        </w:tc>
        <w:tc>
          <w:tcPr>
            <w:tcW w:w="241" w:type="dxa"/>
            <w:shd w:val="clear" w:color="auto" w:fill="auto"/>
            <w:noWrap/>
            <w:vAlign w:val="center"/>
            <w:tcPrChange w:id="732" w:author="Juliette Cohen" w:date="2020-11-10T11:18:00Z">
              <w:tcPr>
                <w:tcW w:w="241" w:type="dxa"/>
                <w:shd w:val="clear" w:color="auto" w:fill="auto"/>
                <w:noWrap/>
                <w:vAlign w:val="center"/>
              </w:tcPr>
            </w:tcPrChange>
          </w:tcPr>
          <w:p w14:paraId="35C64FE0" w14:textId="02A4DB7A" w:rsidR="00603C37" w:rsidRPr="0030179A" w:rsidRDefault="00603C37" w:rsidP="004E7A37">
            <w:pPr>
              <w:spacing w:after="0" w:line="240" w:lineRule="auto"/>
              <w:jc w:val="center"/>
              <w:rPr>
                <w:rFonts w:eastAsia="Times New Roman" w:cs="Calibri"/>
                <w:color w:val="000000"/>
                <w:sz w:val="16"/>
                <w:szCs w:val="16"/>
                <w:lang w:val="en-IE" w:eastAsia="en-GB"/>
              </w:rPr>
            </w:pPr>
            <w:del w:id="733" w:author="Juliette Cohen" w:date="2020-11-10T11:11:00Z">
              <w:r w:rsidRPr="0030179A" w:rsidDel="00603C37">
                <w:rPr>
                  <w:rFonts w:eastAsia="Times New Roman" w:cs="Calibri"/>
                  <w:color w:val="000000"/>
                  <w:sz w:val="16"/>
                  <w:szCs w:val="16"/>
                  <w:lang w:val="en-IE" w:eastAsia="en-GB"/>
                </w:rPr>
                <w:delText>X</w:delText>
              </w:r>
            </w:del>
          </w:p>
        </w:tc>
        <w:tc>
          <w:tcPr>
            <w:tcW w:w="284" w:type="dxa"/>
            <w:shd w:val="clear" w:color="auto" w:fill="auto"/>
            <w:noWrap/>
            <w:vAlign w:val="center"/>
            <w:tcPrChange w:id="734" w:author="Juliette Cohen" w:date="2020-11-10T11:18:00Z">
              <w:tcPr>
                <w:tcW w:w="357" w:type="dxa"/>
                <w:shd w:val="clear" w:color="auto" w:fill="auto"/>
                <w:noWrap/>
                <w:vAlign w:val="center"/>
              </w:tcPr>
            </w:tcPrChange>
          </w:tcPr>
          <w:p w14:paraId="13F321D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36" w:type="dxa"/>
            <w:shd w:val="clear" w:color="auto" w:fill="auto"/>
            <w:noWrap/>
            <w:vAlign w:val="center"/>
            <w:tcPrChange w:id="735" w:author="Juliette Cohen" w:date="2020-11-10T11:18:00Z">
              <w:tcPr>
                <w:tcW w:w="236" w:type="dxa"/>
                <w:shd w:val="clear" w:color="auto" w:fill="auto"/>
                <w:noWrap/>
                <w:vAlign w:val="center"/>
              </w:tcPr>
            </w:tcPrChange>
          </w:tcPr>
          <w:p w14:paraId="7164EF71" w14:textId="7E0C87CF" w:rsidR="00603C37" w:rsidRPr="0030179A" w:rsidRDefault="00603C37" w:rsidP="004E7A37">
            <w:pPr>
              <w:spacing w:after="0" w:line="240" w:lineRule="auto"/>
              <w:jc w:val="center"/>
              <w:rPr>
                <w:rFonts w:eastAsia="Times New Roman" w:cs="Calibri"/>
                <w:color w:val="000000"/>
                <w:sz w:val="16"/>
                <w:szCs w:val="16"/>
                <w:lang w:val="en-IE" w:eastAsia="en-GB"/>
              </w:rPr>
            </w:pPr>
            <w:ins w:id="736" w:author="Juliette Cohen" w:date="2020-11-10T11:11:00Z">
              <w:r w:rsidRPr="0030179A">
                <w:rPr>
                  <w:rFonts w:eastAsia="Times New Roman" w:cs="Calibri"/>
                  <w:color w:val="000000"/>
                  <w:sz w:val="16"/>
                  <w:szCs w:val="16"/>
                  <w:lang w:val="en-IE" w:eastAsia="en-GB"/>
                </w:rPr>
                <w:t>X</w:t>
              </w:r>
            </w:ins>
          </w:p>
        </w:tc>
        <w:tc>
          <w:tcPr>
            <w:tcW w:w="357" w:type="dxa"/>
            <w:gridSpan w:val="2"/>
            <w:shd w:val="clear" w:color="auto" w:fill="auto"/>
            <w:vAlign w:val="center"/>
            <w:tcPrChange w:id="737" w:author="Juliette Cohen" w:date="2020-11-10T11:18:00Z">
              <w:tcPr>
                <w:tcW w:w="357" w:type="dxa"/>
                <w:gridSpan w:val="2"/>
                <w:shd w:val="clear" w:color="auto" w:fill="auto"/>
                <w:vAlign w:val="center"/>
              </w:tcPr>
            </w:tcPrChange>
          </w:tcPr>
          <w:p w14:paraId="4842BBC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738" w:author="Juliette Cohen" w:date="2020-11-10T11:18:00Z">
              <w:tcPr>
                <w:tcW w:w="236" w:type="dxa"/>
                <w:shd w:val="clear" w:color="auto" w:fill="auto"/>
                <w:noWrap/>
                <w:vAlign w:val="center"/>
              </w:tcPr>
            </w:tcPrChange>
          </w:tcPr>
          <w:p w14:paraId="432BD47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739" w:author="Juliette Cohen" w:date="2020-11-10T11:18:00Z">
              <w:tcPr>
                <w:tcW w:w="331" w:type="dxa"/>
                <w:shd w:val="clear" w:color="auto" w:fill="auto"/>
                <w:noWrap/>
                <w:vAlign w:val="center"/>
              </w:tcPr>
            </w:tcPrChange>
          </w:tcPr>
          <w:p w14:paraId="03835C3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740" w:author="Juliette Cohen" w:date="2020-11-10T11:18:00Z">
              <w:tcPr>
                <w:tcW w:w="331" w:type="dxa"/>
                <w:shd w:val="clear" w:color="auto" w:fill="auto"/>
                <w:noWrap/>
                <w:vAlign w:val="center"/>
              </w:tcPr>
            </w:tcPrChange>
          </w:tcPr>
          <w:p w14:paraId="6174475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741" w:author="Juliette Cohen" w:date="2020-11-10T11:18:00Z">
              <w:tcPr>
                <w:tcW w:w="299" w:type="dxa"/>
                <w:shd w:val="clear" w:color="auto" w:fill="auto"/>
                <w:noWrap/>
                <w:vAlign w:val="center"/>
                <w:hideMark/>
              </w:tcPr>
            </w:tcPrChange>
          </w:tcPr>
          <w:p w14:paraId="44E1033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742" w:author="Juliette Cohen" w:date="2020-11-10T11:18:00Z">
              <w:tcPr>
                <w:tcW w:w="277" w:type="dxa"/>
              </w:tcPr>
            </w:tcPrChange>
          </w:tcPr>
          <w:p w14:paraId="31A7B311" w14:textId="77777777" w:rsidR="00603C37" w:rsidRPr="0030179A" w:rsidRDefault="00603C37" w:rsidP="004E7A37">
            <w:pPr>
              <w:spacing w:after="0" w:line="240" w:lineRule="auto"/>
              <w:jc w:val="center"/>
              <w:rPr>
                <w:ins w:id="743" w:author="Juliette Cohen" w:date="2020-11-10T11:03:00Z"/>
                <w:rFonts w:eastAsia="Times New Roman" w:cs="Calibri"/>
                <w:color w:val="000000"/>
                <w:sz w:val="16"/>
                <w:szCs w:val="16"/>
                <w:lang w:val="en-IE" w:eastAsia="en-GB"/>
              </w:rPr>
            </w:pPr>
          </w:p>
        </w:tc>
        <w:tc>
          <w:tcPr>
            <w:tcW w:w="284" w:type="dxa"/>
            <w:tcPrChange w:id="744" w:author="Juliette Cohen" w:date="2020-11-10T11:18:00Z">
              <w:tcPr>
                <w:tcW w:w="284" w:type="dxa"/>
                <w:gridSpan w:val="2"/>
              </w:tcPr>
            </w:tcPrChange>
          </w:tcPr>
          <w:p w14:paraId="2B7F2AA6" w14:textId="77777777" w:rsidR="00603C37" w:rsidRPr="0030179A" w:rsidRDefault="00603C37" w:rsidP="004E7A37">
            <w:pPr>
              <w:spacing w:after="0" w:line="240" w:lineRule="auto"/>
              <w:jc w:val="center"/>
              <w:rPr>
                <w:ins w:id="745" w:author="Juliette Cohen" w:date="2020-11-10T11:04:00Z"/>
                <w:rFonts w:eastAsia="Times New Roman" w:cs="Calibri"/>
                <w:color w:val="000000"/>
                <w:sz w:val="16"/>
                <w:szCs w:val="16"/>
                <w:lang w:val="en-IE" w:eastAsia="en-GB"/>
              </w:rPr>
            </w:pPr>
          </w:p>
        </w:tc>
        <w:tc>
          <w:tcPr>
            <w:tcW w:w="284" w:type="dxa"/>
            <w:tcPrChange w:id="746" w:author="Juliette Cohen" w:date="2020-11-10T11:18:00Z">
              <w:tcPr>
                <w:tcW w:w="284" w:type="dxa"/>
              </w:tcPr>
            </w:tcPrChange>
          </w:tcPr>
          <w:p w14:paraId="46B2C767" w14:textId="77777777" w:rsidR="00603C37" w:rsidRPr="0030179A" w:rsidRDefault="00603C37" w:rsidP="004E7A37">
            <w:pPr>
              <w:spacing w:after="0" w:line="240" w:lineRule="auto"/>
              <w:jc w:val="center"/>
              <w:rPr>
                <w:ins w:id="747" w:author="Juliette Cohen" w:date="2020-11-10T11:04:00Z"/>
                <w:rFonts w:eastAsia="Times New Roman" w:cs="Calibri"/>
                <w:color w:val="000000"/>
                <w:sz w:val="16"/>
                <w:szCs w:val="16"/>
                <w:lang w:val="en-IE" w:eastAsia="en-GB"/>
              </w:rPr>
            </w:pPr>
          </w:p>
        </w:tc>
        <w:tc>
          <w:tcPr>
            <w:tcW w:w="284" w:type="dxa"/>
            <w:tcPrChange w:id="748" w:author="Juliette Cohen" w:date="2020-11-10T11:18:00Z">
              <w:tcPr>
                <w:tcW w:w="284" w:type="dxa"/>
              </w:tcPr>
            </w:tcPrChange>
          </w:tcPr>
          <w:p w14:paraId="741D891E" w14:textId="77777777" w:rsidR="00603C37" w:rsidRPr="0030179A" w:rsidRDefault="00603C37" w:rsidP="004E7A37">
            <w:pPr>
              <w:spacing w:after="0" w:line="240" w:lineRule="auto"/>
              <w:jc w:val="center"/>
              <w:rPr>
                <w:ins w:id="749" w:author="Juliette Cohen" w:date="2020-11-10T11:05:00Z"/>
                <w:rFonts w:eastAsia="Times New Roman" w:cs="Calibri"/>
                <w:color w:val="000000"/>
                <w:sz w:val="16"/>
                <w:szCs w:val="16"/>
                <w:lang w:val="en-IE" w:eastAsia="en-GB"/>
              </w:rPr>
            </w:pPr>
          </w:p>
        </w:tc>
        <w:tc>
          <w:tcPr>
            <w:tcW w:w="289" w:type="dxa"/>
            <w:tcPrChange w:id="750" w:author="Juliette Cohen" w:date="2020-11-10T11:18:00Z">
              <w:tcPr>
                <w:tcW w:w="289" w:type="dxa"/>
              </w:tcPr>
            </w:tcPrChange>
          </w:tcPr>
          <w:p w14:paraId="32763AAA" w14:textId="77777777" w:rsidR="00603C37" w:rsidRPr="0030179A" w:rsidRDefault="00603C37" w:rsidP="004E7A37">
            <w:pPr>
              <w:spacing w:after="0" w:line="240" w:lineRule="auto"/>
              <w:jc w:val="center"/>
              <w:rPr>
                <w:ins w:id="751" w:author="Juliette Cohen" w:date="2020-11-10T11:05:00Z"/>
                <w:rFonts w:eastAsia="Times New Roman" w:cs="Calibri"/>
                <w:color w:val="000000"/>
                <w:sz w:val="16"/>
                <w:szCs w:val="16"/>
                <w:lang w:val="en-IE" w:eastAsia="en-GB"/>
              </w:rPr>
            </w:pPr>
          </w:p>
        </w:tc>
        <w:tc>
          <w:tcPr>
            <w:tcW w:w="282" w:type="dxa"/>
            <w:gridSpan w:val="2"/>
            <w:tcPrChange w:id="752" w:author="Juliette Cohen" w:date="2020-11-10T11:18:00Z">
              <w:tcPr>
                <w:tcW w:w="282" w:type="dxa"/>
              </w:tcPr>
            </w:tcPrChange>
          </w:tcPr>
          <w:p w14:paraId="1FC00B13" w14:textId="77777777" w:rsidR="00603C37" w:rsidRPr="0030179A" w:rsidRDefault="00603C37" w:rsidP="004E7A37">
            <w:pPr>
              <w:spacing w:after="0" w:line="240" w:lineRule="auto"/>
              <w:jc w:val="center"/>
              <w:rPr>
                <w:ins w:id="753" w:author="Juliette Cohen" w:date="2020-11-10T11:06:00Z"/>
                <w:rFonts w:eastAsia="Times New Roman" w:cs="Calibri"/>
                <w:color w:val="000000"/>
                <w:sz w:val="16"/>
                <w:szCs w:val="16"/>
                <w:lang w:val="en-IE" w:eastAsia="en-GB"/>
              </w:rPr>
            </w:pPr>
          </w:p>
        </w:tc>
        <w:tc>
          <w:tcPr>
            <w:tcW w:w="282" w:type="dxa"/>
            <w:tcPrChange w:id="754" w:author="Juliette Cohen" w:date="2020-11-10T11:18:00Z">
              <w:tcPr>
                <w:tcW w:w="282" w:type="dxa"/>
                <w:gridSpan w:val="2"/>
              </w:tcPr>
            </w:tcPrChange>
          </w:tcPr>
          <w:p w14:paraId="27452176" w14:textId="77777777" w:rsidR="00603C37" w:rsidRPr="0030179A" w:rsidRDefault="00603C37" w:rsidP="004E7A37">
            <w:pPr>
              <w:spacing w:after="0" w:line="240" w:lineRule="auto"/>
              <w:jc w:val="center"/>
              <w:rPr>
                <w:ins w:id="755" w:author="Juliette Cohen" w:date="2020-11-10T11:06:00Z"/>
                <w:rFonts w:eastAsia="Times New Roman" w:cs="Calibri"/>
                <w:color w:val="000000"/>
                <w:sz w:val="16"/>
                <w:szCs w:val="16"/>
                <w:lang w:val="en-IE" w:eastAsia="en-GB"/>
              </w:rPr>
            </w:pPr>
          </w:p>
        </w:tc>
        <w:tc>
          <w:tcPr>
            <w:tcW w:w="282" w:type="dxa"/>
            <w:tcPrChange w:id="756" w:author="Juliette Cohen" w:date="2020-11-10T11:18:00Z">
              <w:tcPr>
                <w:tcW w:w="282" w:type="dxa"/>
              </w:tcPr>
            </w:tcPrChange>
          </w:tcPr>
          <w:p w14:paraId="2949E27A" w14:textId="77777777" w:rsidR="00603C37" w:rsidRPr="0030179A" w:rsidRDefault="00603C37" w:rsidP="004E7A37">
            <w:pPr>
              <w:spacing w:after="0" w:line="240" w:lineRule="auto"/>
              <w:jc w:val="center"/>
              <w:rPr>
                <w:ins w:id="757" w:author="Juliette Cohen" w:date="2020-11-10T11:06:00Z"/>
                <w:rFonts w:eastAsia="Times New Roman" w:cs="Calibri"/>
                <w:color w:val="000000"/>
                <w:sz w:val="16"/>
                <w:szCs w:val="16"/>
                <w:lang w:val="en-IE" w:eastAsia="en-GB"/>
              </w:rPr>
            </w:pPr>
          </w:p>
        </w:tc>
        <w:tc>
          <w:tcPr>
            <w:tcW w:w="282" w:type="dxa"/>
            <w:tcPrChange w:id="758" w:author="Juliette Cohen" w:date="2020-11-10T11:18:00Z">
              <w:tcPr>
                <w:tcW w:w="282" w:type="dxa"/>
              </w:tcPr>
            </w:tcPrChange>
          </w:tcPr>
          <w:p w14:paraId="2E862168" w14:textId="77777777" w:rsidR="00603C37" w:rsidRPr="0030179A" w:rsidRDefault="00603C37" w:rsidP="004E7A37">
            <w:pPr>
              <w:spacing w:after="0" w:line="240" w:lineRule="auto"/>
              <w:jc w:val="center"/>
              <w:rPr>
                <w:ins w:id="759" w:author="Juliette Cohen" w:date="2020-11-10T11:06:00Z"/>
                <w:rFonts w:eastAsia="Times New Roman" w:cs="Calibri"/>
                <w:color w:val="000000"/>
                <w:sz w:val="16"/>
                <w:szCs w:val="16"/>
                <w:lang w:val="en-IE" w:eastAsia="en-GB"/>
              </w:rPr>
            </w:pPr>
          </w:p>
        </w:tc>
      </w:tr>
      <w:tr w:rsidR="00603C37" w:rsidRPr="0030179A" w14:paraId="0FE91A1E" w14:textId="6ABC7070" w:rsidTr="004E7A37">
        <w:tblPrEx>
          <w:tblPrExChange w:id="760" w:author="Juliette Cohen" w:date="2020-11-10T11:18:00Z">
            <w:tblPrEx>
              <w:tblW w:w="10518" w:type="dxa"/>
            </w:tblPrEx>
          </w:tblPrExChange>
        </w:tblPrEx>
        <w:trPr>
          <w:gridAfter w:val="1"/>
          <w:wAfter w:w="15" w:type="dxa"/>
          <w:trHeight w:val="270"/>
          <w:trPrChange w:id="761" w:author="Juliette Cohen" w:date="2020-11-10T11:18:00Z">
            <w:trPr>
              <w:gridAfter w:val="1"/>
              <w:wAfter w:w="18" w:type="dxa"/>
              <w:trHeight w:val="270"/>
            </w:trPr>
          </w:trPrChange>
        </w:trPr>
        <w:tc>
          <w:tcPr>
            <w:tcW w:w="1271" w:type="dxa"/>
            <w:shd w:val="clear" w:color="auto" w:fill="auto"/>
            <w:noWrap/>
            <w:vAlign w:val="center"/>
            <w:hideMark/>
            <w:tcPrChange w:id="762" w:author="Juliette Cohen" w:date="2020-11-10T11:18:00Z">
              <w:tcPr>
                <w:tcW w:w="1271" w:type="dxa"/>
                <w:shd w:val="clear" w:color="auto" w:fill="auto"/>
                <w:noWrap/>
                <w:vAlign w:val="center"/>
                <w:hideMark/>
              </w:tcPr>
            </w:tcPrChange>
          </w:tcPr>
          <w:p w14:paraId="1F5F8638"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Initial analysis</w:t>
            </w:r>
          </w:p>
        </w:tc>
        <w:tc>
          <w:tcPr>
            <w:tcW w:w="283" w:type="dxa"/>
            <w:shd w:val="clear" w:color="auto" w:fill="auto"/>
            <w:noWrap/>
            <w:vAlign w:val="center"/>
            <w:hideMark/>
            <w:tcPrChange w:id="763" w:author="Juliette Cohen" w:date="2020-11-10T11:18:00Z">
              <w:tcPr>
                <w:tcW w:w="283" w:type="dxa"/>
                <w:shd w:val="clear" w:color="auto" w:fill="auto"/>
                <w:noWrap/>
                <w:vAlign w:val="center"/>
                <w:hideMark/>
              </w:tcPr>
            </w:tcPrChange>
          </w:tcPr>
          <w:p w14:paraId="2EACD48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764" w:author="Juliette Cohen" w:date="2020-11-10T11:18:00Z">
              <w:tcPr>
                <w:tcW w:w="283" w:type="dxa"/>
                <w:shd w:val="clear" w:color="auto" w:fill="auto"/>
                <w:noWrap/>
                <w:vAlign w:val="center"/>
                <w:hideMark/>
              </w:tcPr>
            </w:tcPrChange>
          </w:tcPr>
          <w:p w14:paraId="3761419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765" w:author="Juliette Cohen" w:date="2020-11-10T11:18:00Z">
              <w:tcPr>
                <w:tcW w:w="305" w:type="dxa"/>
                <w:shd w:val="clear" w:color="auto" w:fill="auto"/>
                <w:noWrap/>
                <w:vAlign w:val="center"/>
                <w:hideMark/>
              </w:tcPr>
            </w:tcPrChange>
          </w:tcPr>
          <w:p w14:paraId="291EFB5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766" w:author="Juliette Cohen" w:date="2020-11-10T11:18:00Z">
              <w:tcPr>
                <w:tcW w:w="236" w:type="dxa"/>
                <w:shd w:val="clear" w:color="auto" w:fill="auto"/>
                <w:noWrap/>
                <w:vAlign w:val="center"/>
                <w:hideMark/>
              </w:tcPr>
            </w:tcPrChange>
          </w:tcPr>
          <w:p w14:paraId="249C907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767" w:author="Juliette Cohen" w:date="2020-11-10T11:18:00Z">
              <w:tcPr>
                <w:tcW w:w="287" w:type="dxa"/>
                <w:gridSpan w:val="2"/>
                <w:shd w:val="clear" w:color="auto" w:fill="auto"/>
                <w:vAlign w:val="center"/>
              </w:tcPr>
            </w:tcPrChange>
          </w:tcPr>
          <w:p w14:paraId="255E317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768" w:author="Juliette Cohen" w:date="2020-11-10T11:18:00Z">
              <w:tcPr>
                <w:tcW w:w="331" w:type="dxa"/>
                <w:shd w:val="clear" w:color="auto" w:fill="auto"/>
                <w:noWrap/>
                <w:vAlign w:val="center"/>
                <w:hideMark/>
              </w:tcPr>
            </w:tcPrChange>
          </w:tcPr>
          <w:p w14:paraId="299C8A1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769" w:author="Juliette Cohen" w:date="2020-11-10T11:18:00Z">
              <w:tcPr>
                <w:tcW w:w="331" w:type="dxa"/>
                <w:shd w:val="clear" w:color="auto" w:fill="auto"/>
                <w:noWrap/>
                <w:vAlign w:val="center"/>
                <w:hideMark/>
              </w:tcPr>
            </w:tcPrChange>
          </w:tcPr>
          <w:p w14:paraId="756A180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770" w:author="Juliette Cohen" w:date="2020-11-10T11:18:00Z">
              <w:tcPr>
                <w:tcW w:w="332" w:type="dxa"/>
                <w:shd w:val="clear" w:color="auto" w:fill="auto"/>
                <w:noWrap/>
                <w:vAlign w:val="center"/>
                <w:hideMark/>
              </w:tcPr>
            </w:tcPrChange>
          </w:tcPr>
          <w:p w14:paraId="02289A9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771" w:author="Juliette Cohen" w:date="2020-11-10T11:18:00Z">
              <w:tcPr>
                <w:tcW w:w="305" w:type="dxa"/>
                <w:shd w:val="clear" w:color="auto" w:fill="auto"/>
                <w:noWrap/>
                <w:vAlign w:val="center"/>
                <w:hideMark/>
              </w:tcPr>
            </w:tcPrChange>
          </w:tcPr>
          <w:p w14:paraId="6ABE4DD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772" w:author="Juliette Cohen" w:date="2020-11-10T11:18:00Z">
              <w:tcPr>
                <w:tcW w:w="316" w:type="dxa"/>
                <w:shd w:val="clear" w:color="auto" w:fill="auto"/>
                <w:noWrap/>
                <w:vAlign w:val="center"/>
                <w:hideMark/>
              </w:tcPr>
            </w:tcPrChange>
          </w:tcPr>
          <w:p w14:paraId="21BE296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773" w:author="Juliette Cohen" w:date="2020-11-10T11:18:00Z">
              <w:tcPr>
                <w:tcW w:w="357" w:type="dxa"/>
                <w:shd w:val="clear" w:color="auto" w:fill="auto"/>
                <w:noWrap/>
                <w:vAlign w:val="center"/>
                <w:hideMark/>
              </w:tcPr>
            </w:tcPrChange>
          </w:tcPr>
          <w:p w14:paraId="1747002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774" w:author="Juliette Cohen" w:date="2020-11-10T11:18:00Z">
              <w:tcPr>
                <w:tcW w:w="285" w:type="dxa"/>
                <w:shd w:val="clear" w:color="auto" w:fill="auto"/>
                <w:noWrap/>
                <w:vAlign w:val="center"/>
                <w:hideMark/>
              </w:tcPr>
            </w:tcPrChange>
          </w:tcPr>
          <w:p w14:paraId="19DE9B3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775" w:author="Juliette Cohen" w:date="2020-11-10T11:18:00Z">
              <w:tcPr>
                <w:tcW w:w="359" w:type="dxa"/>
                <w:shd w:val="clear" w:color="auto" w:fill="auto"/>
                <w:noWrap/>
                <w:vAlign w:val="center"/>
                <w:hideMark/>
              </w:tcPr>
            </w:tcPrChange>
          </w:tcPr>
          <w:p w14:paraId="0BF435F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776" w:author="Juliette Cohen" w:date="2020-11-10T11:18:00Z">
              <w:tcPr>
                <w:tcW w:w="285" w:type="dxa"/>
                <w:shd w:val="clear" w:color="auto" w:fill="auto"/>
                <w:noWrap/>
                <w:vAlign w:val="center"/>
                <w:hideMark/>
              </w:tcPr>
            </w:tcPrChange>
          </w:tcPr>
          <w:p w14:paraId="32C6063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41" w:type="dxa"/>
            <w:shd w:val="clear" w:color="auto" w:fill="auto"/>
            <w:noWrap/>
            <w:vAlign w:val="center"/>
            <w:hideMark/>
            <w:tcPrChange w:id="777" w:author="Juliette Cohen" w:date="2020-11-10T11:18:00Z">
              <w:tcPr>
                <w:tcW w:w="241" w:type="dxa"/>
                <w:shd w:val="clear" w:color="auto" w:fill="auto"/>
                <w:noWrap/>
                <w:vAlign w:val="center"/>
                <w:hideMark/>
              </w:tcPr>
            </w:tcPrChange>
          </w:tcPr>
          <w:p w14:paraId="71E83CA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84" w:type="dxa"/>
            <w:shd w:val="clear" w:color="auto" w:fill="auto"/>
            <w:noWrap/>
            <w:vAlign w:val="center"/>
            <w:tcPrChange w:id="778" w:author="Juliette Cohen" w:date="2020-11-10T11:18:00Z">
              <w:tcPr>
                <w:tcW w:w="357" w:type="dxa"/>
                <w:shd w:val="clear" w:color="auto" w:fill="auto"/>
                <w:noWrap/>
                <w:vAlign w:val="center"/>
              </w:tcPr>
            </w:tcPrChange>
          </w:tcPr>
          <w:p w14:paraId="756B84A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236" w:type="dxa"/>
            <w:shd w:val="clear" w:color="auto" w:fill="auto"/>
            <w:noWrap/>
            <w:vAlign w:val="center"/>
            <w:tcPrChange w:id="779" w:author="Juliette Cohen" w:date="2020-11-10T11:18:00Z">
              <w:tcPr>
                <w:tcW w:w="236" w:type="dxa"/>
                <w:shd w:val="clear" w:color="auto" w:fill="auto"/>
                <w:noWrap/>
                <w:vAlign w:val="center"/>
              </w:tcPr>
            </w:tcPrChange>
          </w:tcPr>
          <w:p w14:paraId="38CC8DC7" w14:textId="77777777" w:rsidR="00603C37" w:rsidRPr="0030179A" w:rsidRDefault="00603C37" w:rsidP="004E7A37">
            <w:pPr>
              <w:spacing w:after="0" w:line="240" w:lineRule="auto"/>
              <w:jc w:val="center"/>
              <w:rPr>
                <w:rFonts w:eastAsia="Times New Roman" w:cs="Calibri"/>
                <w:color w:val="000000"/>
                <w:sz w:val="16"/>
                <w:szCs w:val="16"/>
                <w:lang w:val="en-IE" w:eastAsia="en-GB"/>
              </w:rPr>
            </w:pPr>
            <w:r w:rsidRPr="0030179A">
              <w:rPr>
                <w:rFonts w:eastAsia="Times New Roman" w:cs="Calibri"/>
                <w:color w:val="000000"/>
                <w:sz w:val="16"/>
                <w:szCs w:val="16"/>
                <w:lang w:val="en-IE" w:eastAsia="en-GB"/>
              </w:rPr>
              <w:t>X</w:t>
            </w:r>
          </w:p>
        </w:tc>
        <w:tc>
          <w:tcPr>
            <w:tcW w:w="357" w:type="dxa"/>
            <w:gridSpan w:val="2"/>
            <w:shd w:val="clear" w:color="auto" w:fill="auto"/>
            <w:vAlign w:val="center"/>
            <w:tcPrChange w:id="780" w:author="Juliette Cohen" w:date="2020-11-10T11:18:00Z">
              <w:tcPr>
                <w:tcW w:w="357" w:type="dxa"/>
                <w:gridSpan w:val="2"/>
                <w:shd w:val="clear" w:color="auto" w:fill="auto"/>
                <w:vAlign w:val="center"/>
              </w:tcPr>
            </w:tcPrChange>
          </w:tcPr>
          <w:p w14:paraId="1A67CB0F" w14:textId="79CED91F" w:rsidR="00603C37" w:rsidRPr="0030179A" w:rsidRDefault="00603C37" w:rsidP="004E7A37">
            <w:pPr>
              <w:spacing w:after="0" w:line="240" w:lineRule="auto"/>
              <w:jc w:val="center"/>
              <w:rPr>
                <w:rFonts w:eastAsia="Times New Roman" w:cs="Calibri"/>
                <w:color w:val="000000"/>
                <w:sz w:val="16"/>
                <w:szCs w:val="16"/>
                <w:lang w:val="en-IE" w:eastAsia="en-GB"/>
              </w:rPr>
            </w:pPr>
            <w:ins w:id="781" w:author="Juliette Cohen" w:date="2020-11-10T11:11:00Z">
              <w:r w:rsidRPr="0030179A">
                <w:rPr>
                  <w:rFonts w:eastAsia="Times New Roman" w:cs="Calibri"/>
                  <w:color w:val="000000"/>
                  <w:sz w:val="16"/>
                  <w:szCs w:val="16"/>
                  <w:lang w:val="en-IE" w:eastAsia="en-GB"/>
                </w:rPr>
                <w:t>X</w:t>
              </w:r>
            </w:ins>
          </w:p>
        </w:tc>
        <w:tc>
          <w:tcPr>
            <w:tcW w:w="236" w:type="dxa"/>
            <w:shd w:val="clear" w:color="auto" w:fill="auto"/>
            <w:noWrap/>
            <w:vAlign w:val="center"/>
            <w:tcPrChange w:id="782" w:author="Juliette Cohen" w:date="2020-11-10T11:18:00Z">
              <w:tcPr>
                <w:tcW w:w="236" w:type="dxa"/>
                <w:shd w:val="clear" w:color="auto" w:fill="auto"/>
                <w:noWrap/>
                <w:vAlign w:val="center"/>
              </w:tcPr>
            </w:tcPrChange>
          </w:tcPr>
          <w:p w14:paraId="1AE5C808" w14:textId="12D60388" w:rsidR="00603C37" w:rsidRPr="0030179A" w:rsidRDefault="00603C37" w:rsidP="004E7A37">
            <w:pPr>
              <w:spacing w:after="0" w:line="240" w:lineRule="auto"/>
              <w:jc w:val="center"/>
              <w:rPr>
                <w:rFonts w:eastAsia="Times New Roman" w:cs="Calibri"/>
                <w:color w:val="000000"/>
                <w:sz w:val="16"/>
                <w:szCs w:val="16"/>
                <w:lang w:val="en-IE" w:eastAsia="en-GB"/>
              </w:rPr>
            </w:pPr>
            <w:ins w:id="783" w:author="Juliette Cohen" w:date="2020-11-10T11:11:00Z">
              <w:r w:rsidRPr="0030179A">
                <w:rPr>
                  <w:rFonts w:eastAsia="Times New Roman" w:cs="Calibri"/>
                  <w:color w:val="000000"/>
                  <w:sz w:val="16"/>
                  <w:szCs w:val="16"/>
                  <w:lang w:val="en-IE" w:eastAsia="en-GB"/>
                </w:rPr>
                <w:t>X</w:t>
              </w:r>
            </w:ins>
          </w:p>
        </w:tc>
        <w:tc>
          <w:tcPr>
            <w:tcW w:w="331" w:type="dxa"/>
            <w:shd w:val="clear" w:color="auto" w:fill="auto"/>
            <w:noWrap/>
            <w:vAlign w:val="center"/>
            <w:tcPrChange w:id="784" w:author="Juliette Cohen" w:date="2020-11-10T11:18:00Z">
              <w:tcPr>
                <w:tcW w:w="331" w:type="dxa"/>
                <w:shd w:val="clear" w:color="auto" w:fill="auto"/>
                <w:noWrap/>
                <w:vAlign w:val="center"/>
              </w:tcPr>
            </w:tcPrChange>
          </w:tcPr>
          <w:p w14:paraId="7C379C9D" w14:textId="6633C2FC" w:rsidR="00603C37" w:rsidRPr="0030179A" w:rsidRDefault="00603C37" w:rsidP="004E7A37">
            <w:pPr>
              <w:spacing w:after="0" w:line="240" w:lineRule="auto"/>
              <w:jc w:val="center"/>
              <w:rPr>
                <w:rFonts w:eastAsia="Times New Roman" w:cs="Calibri"/>
                <w:color w:val="000000"/>
                <w:sz w:val="16"/>
                <w:szCs w:val="16"/>
                <w:lang w:val="en-IE" w:eastAsia="en-GB"/>
              </w:rPr>
            </w:pPr>
            <w:ins w:id="785" w:author="Juliette Cohen" w:date="2020-11-10T11:11:00Z">
              <w:r w:rsidRPr="0030179A">
                <w:rPr>
                  <w:rFonts w:eastAsia="Times New Roman" w:cs="Calibri"/>
                  <w:color w:val="000000"/>
                  <w:sz w:val="16"/>
                  <w:szCs w:val="16"/>
                  <w:lang w:val="en-IE" w:eastAsia="en-GB"/>
                </w:rPr>
                <w:t>X</w:t>
              </w:r>
            </w:ins>
          </w:p>
        </w:tc>
        <w:tc>
          <w:tcPr>
            <w:tcW w:w="331" w:type="dxa"/>
            <w:shd w:val="clear" w:color="auto" w:fill="auto"/>
            <w:noWrap/>
            <w:vAlign w:val="center"/>
            <w:hideMark/>
            <w:tcPrChange w:id="786" w:author="Juliette Cohen" w:date="2020-11-10T11:18:00Z">
              <w:tcPr>
                <w:tcW w:w="331" w:type="dxa"/>
                <w:shd w:val="clear" w:color="auto" w:fill="auto"/>
                <w:noWrap/>
                <w:vAlign w:val="center"/>
                <w:hideMark/>
              </w:tcPr>
            </w:tcPrChange>
          </w:tcPr>
          <w:p w14:paraId="7C803EB3" w14:textId="1E25971A" w:rsidR="00603C37" w:rsidRPr="0030179A" w:rsidRDefault="004E7A37" w:rsidP="004E7A37">
            <w:pPr>
              <w:spacing w:after="0" w:line="240" w:lineRule="auto"/>
              <w:jc w:val="center"/>
              <w:rPr>
                <w:rFonts w:eastAsia="Times New Roman" w:cs="Calibri"/>
                <w:color w:val="000000"/>
                <w:sz w:val="16"/>
                <w:szCs w:val="16"/>
                <w:lang w:val="en-IE" w:eastAsia="en-GB"/>
              </w:rPr>
            </w:pPr>
            <w:ins w:id="787" w:author="Juliette Cohen" w:date="2020-11-10T11:16:00Z">
              <w:r w:rsidRPr="0030179A">
                <w:rPr>
                  <w:rFonts w:eastAsia="Times New Roman" w:cs="Calibri"/>
                  <w:color w:val="000000"/>
                  <w:sz w:val="16"/>
                  <w:szCs w:val="16"/>
                  <w:lang w:val="en-IE" w:eastAsia="en-GB"/>
                </w:rPr>
                <w:t>X</w:t>
              </w:r>
            </w:ins>
          </w:p>
        </w:tc>
        <w:tc>
          <w:tcPr>
            <w:tcW w:w="299" w:type="dxa"/>
            <w:shd w:val="clear" w:color="auto" w:fill="auto"/>
            <w:noWrap/>
            <w:vAlign w:val="center"/>
            <w:hideMark/>
            <w:tcPrChange w:id="788" w:author="Juliette Cohen" w:date="2020-11-10T11:18:00Z">
              <w:tcPr>
                <w:tcW w:w="299" w:type="dxa"/>
                <w:shd w:val="clear" w:color="auto" w:fill="auto"/>
                <w:noWrap/>
                <w:vAlign w:val="center"/>
                <w:hideMark/>
              </w:tcPr>
            </w:tcPrChange>
          </w:tcPr>
          <w:p w14:paraId="5EF2490B" w14:textId="55522AE4" w:rsidR="00603C37" w:rsidRPr="0030179A" w:rsidRDefault="004E7A37" w:rsidP="004E7A37">
            <w:pPr>
              <w:spacing w:after="0" w:line="240" w:lineRule="auto"/>
              <w:jc w:val="center"/>
              <w:rPr>
                <w:rFonts w:eastAsia="Times New Roman" w:cs="Calibri"/>
                <w:color w:val="000000"/>
                <w:sz w:val="16"/>
                <w:szCs w:val="16"/>
                <w:lang w:val="en-IE" w:eastAsia="en-GB"/>
              </w:rPr>
            </w:pPr>
            <w:ins w:id="789" w:author="Juliette Cohen" w:date="2020-11-10T11:16:00Z">
              <w:r w:rsidRPr="0030179A">
                <w:rPr>
                  <w:rFonts w:eastAsia="Times New Roman" w:cs="Calibri"/>
                  <w:color w:val="000000"/>
                  <w:sz w:val="16"/>
                  <w:szCs w:val="16"/>
                  <w:lang w:val="en-IE" w:eastAsia="en-GB"/>
                </w:rPr>
                <w:t>X</w:t>
              </w:r>
            </w:ins>
          </w:p>
        </w:tc>
        <w:tc>
          <w:tcPr>
            <w:tcW w:w="277" w:type="dxa"/>
            <w:gridSpan w:val="2"/>
            <w:tcPrChange w:id="790" w:author="Juliette Cohen" w:date="2020-11-10T11:18:00Z">
              <w:tcPr>
                <w:tcW w:w="277" w:type="dxa"/>
              </w:tcPr>
            </w:tcPrChange>
          </w:tcPr>
          <w:p w14:paraId="10A7AF1F" w14:textId="77777777" w:rsidR="00603C37" w:rsidRPr="0030179A" w:rsidRDefault="00603C37" w:rsidP="004E7A37">
            <w:pPr>
              <w:spacing w:after="0" w:line="240" w:lineRule="auto"/>
              <w:jc w:val="center"/>
              <w:rPr>
                <w:ins w:id="791" w:author="Juliette Cohen" w:date="2020-11-10T11:03:00Z"/>
                <w:rFonts w:eastAsia="Times New Roman" w:cs="Calibri"/>
                <w:color w:val="000000"/>
                <w:sz w:val="16"/>
                <w:szCs w:val="16"/>
                <w:lang w:val="en-IE" w:eastAsia="en-GB"/>
              </w:rPr>
            </w:pPr>
          </w:p>
        </w:tc>
        <w:tc>
          <w:tcPr>
            <w:tcW w:w="284" w:type="dxa"/>
            <w:tcPrChange w:id="792" w:author="Juliette Cohen" w:date="2020-11-10T11:18:00Z">
              <w:tcPr>
                <w:tcW w:w="284" w:type="dxa"/>
                <w:gridSpan w:val="2"/>
              </w:tcPr>
            </w:tcPrChange>
          </w:tcPr>
          <w:p w14:paraId="6CA5127F" w14:textId="77777777" w:rsidR="00603C37" w:rsidRPr="0030179A" w:rsidRDefault="00603C37" w:rsidP="004E7A37">
            <w:pPr>
              <w:spacing w:after="0" w:line="240" w:lineRule="auto"/>
              <w:jc w:val="center"/>
              <w:rPr>
                <w:ins w:id="793" w:author="Juliette Cohen" w:date="2020-11-10T11:04:00Z"/>
                <w:rFonts w:eastAsia="Times New Roman" w:cs="Calibri"/>
                <w:color w:val="000000"/>
                <w:sz w:val="16"/>
                <w:szCs w:val="16"/>
                <w:lang w:val="en-IE" w:eastAsia="en-GB"/>
              </w:rPr>
            </w:pPr>
          </w:p>
        </w:tc>
        <w:tc>
          <w:tcPr>
            <w:tcW w:w="284" w:type="dxa"/>
            <w:tcPrChange w:id="794" w:author="Juliette Cohen" w:date="2020-11-10T11:18:00Z">
              <w:tcPr>
                <w:tcW w:w="284" w:type="dxa"/>
              </w:tcPr>
            </w:tcPrChange>
          </w:tcPr>
          <w:p w14:paraId="2028F1E4" w14:textId="77777777" w:rsidR="00603C37" w:rsidRPr="0030179A" w:rsidRDefault="00603C37" w:rsidP="004E7A37">
            <w:pPr>
              <w:spacing w:after="0" w:line="240" w:lineRule="auto"/>
              <w:jc w:val="center"/>
              <w:rPr>
                <w:ins w:id="795" w:author="Juliette Cohen" w:date="2020-11-10T11:04:00Z"/>
                <w:rFonts w:eastAsia="Times New Roman" w:cs="Calibri"/>
                <w:color w:val="000000"/>
                <w:sz w:val="16"/>
                <w:szCs w:val="16"/>
                <w:lang w:val="en-IE" w:eastAsia="en-GB"/>
              </w:rPr>
            </w:pPr>
          </w:p>
        </w:tc>
        <w:tc>
          <w:tcPr>
            <w:tcW w:w="284" w:type="dxa"/>
            <w:tcPrChange w:id="796" w:author="Juliette Cohen" w:date="2020-11-10T11:18:00Z">
              <w:tcPr>
                <w:tcW w:w="284" w:type="dxa"/>
              </w:tcPr>
            </w:tcPrChange>
          </w:tcPr>
          <w:p w14:paraId="37C9C025" w14:textId="77777777" w:rsidR="00603C37" w:rsidRPr="0030179A" w:rsidRDefault="00603C37" w:rsidP="004E7A37">
            <w:pPr>
              <w:spacing w:after="0" w:line="240" w:lineRule="auto"/>
              <w:jc w:val="center"/>
              <w:rPr>
                <w:ins w:id="797" w:author="Juliette Cohen" w:date="2020-11-10T11:05:00Z"/>
                <w:rFonts w:eastAsia="Times New Roman" w:cs="Calibri"/>
                <w:color w:val="000000"/>
                <w:sz w:val="16"/>
                <w:szCs w:val="16"/>
                <w:lang w:val="en-IE" w:eastAsia="en-GB"/>
              </w:rPr>
            </w:pPr>
          </w:p>
        </w:tc>
        <w:tc>
          <w:tcPr>
            <w:tcW w:w="289" w:type="dxa"/>
            <w:tcPrChange w:id="798" w:author="Juliette Cohen" w:date="2020-11-10T11:18:00Z">
              <w:tcPr>
                <w:tcW w:w="289" w:type="dxa"/>
              </w:tcPr>
            </w:tcPrChange>
          </w:tcPr>
          <w:p w14:paraId="559A352B" w14:textId="77777777" w:rsidR="00603C37" w:rsidRPr="0030179A" w:rsidRDefault="00603C37" w:rsidP="004E7A37">
            <w:pPr>
              <w:spacing w:after="0" w:line="240" w:lineRule="auto"/>
              <w:jc w:val="center"/>
              <w:rPr>
                <w:ins w:id="799" w:author="Juliette Cohen" w:date="2020-11-10T11:05:00Z"/>
                <w:rFonts w:eastAsia="Times New Roman" w:cs="Calibri"/>
                <w:color w:val="000000"/>
                <w:sz w:val="16"/>
                <w:szCs w:val="16"/>
                <w:lang w:val="en-IE" w:eastAsia="en-GB"/>
              </w:rPr>
            </w:pPr>
          </w:p>
        </w:tc>
        <w:tc>
          <w:tcPr>
            <w:tcW w:w="282" w:type="dxa"/>
            <w:gridSpan w:val="2"/>
            <w:tcPrChange w:id="800" w:author="Juliette Cohen" w:date="2020-11-10T11:18:00Z">
              <w:tcPr>
                <w:tcW w:w="282" w:type="dxa"/>
              </w:tcPr>
            </w:tcPrChange>
          </w:tcPr>
          <w:p w14:paraId="2A31713F" w14:textId="77777777" w:rsidR="00603C37" w:rsidRPr="0030179A" w:rsidRDefault="00603C37" w:rsidP="004E7A37">
            <w:pPr>
              <w:spacing w:after="0" w:line="240" w:lineRule="auto"/>
              <w:jc w:val="center"/>
              <w:rPr>
                <w:ins w:id="801" w:author="Juliette Cohen" w:date="2020-11-10T11:06:00Z"/>
                <w:rFonts w:eastAsia="Times New Roman" w:cs="Calibri"/>
                <w:color w:val="000000"/>
                <w:sz w:val="16"/>
                <w:szCs w:val="16"/>
                <w:lang w:val="en-IE" w:eastAsia="en-GB"/>
              </w:rPr>
            </w:pPr>
          </w:p>
        </w:tc>
        <w:tc>
          <w:tcPr>
            <w:tcW w:w="282" w:type="dxa"/>
            <w:tcPrChange w:id="802" w:author="Juliette Cohen" w:date="2020-11-10T11:18:00Z">
              <w:tcPr>
                <w:tcW w:w="282" w:type="dxa"/>
                <w:gridSpan w:val="2"/>
              </w:tcPr>
            </w:tcPrChange>
          </w:tcPr>
          <w:p w14:paraId="7997D37E" w14:textId="77777777" w:rsidR="00603C37" w:rsidRPr="0030179A" w:rsidRDefault="00603C37" w:rsidP="004E7A37">
            <w:pPr>
              <w:spacing w:after="0" w:line="240" w:lineRule="auto"/>
              <w:jc w:val="center"/>
              <w:rPr>
                <w:ins w:id="803" w:author="Juliette Cohen" w:date="2020-11-10T11:06:00Z"/>
                <w:rFonts w:eastAsia="Times New Roman" w:cs="Calibri"/>
                <w:color w:val="000000"/>
                <w:sz w:val="16"/>
                <w:szCs w:val="16"/>
                <w:lang w:val="en-IE" w:eastAsia="en-GB"/>
              </w:rPr>
            </w:pPr>
          </w:p>
        </w:tc>
        <w:tc>
          <w:tcPr>
            <w:tcW w:w="282" w:type="dxa"/>
            <w:tcPrChange w:id="804" w:author="Juliette Cohen" w:date="2020-11-10T11:18:00Z">
              <w:tcPr>
                <w:tcW w:w="282" w:type="dxa"/>
              </w:tcPr>
            </w:tcPrChange>
          </w:tcPr>
          <w:p w14:paraId="2570CEED" w14:textId="77777777" w:rsidR="00603C37" w:rsidRPr="0030179A" w:rsidRDefault="00603C37" w:rsidP="004E7A37">
            <w:pPr>
              <w:spacing w:after="0" w:line="240" w:lineRule="auto"/>
              <w:jc w:val="center"/>
              <w:rPr>
                <w:ins w:id="805" w:author="Juliette Cohen" w:date="2020-11-10T11:06:00Z"/>
                <w:rFonts w:eastAsia="Times New Roman" w:cs="Calibri"/>
                <w:color w:val="000000"/>
                <w:sz w:val="16"/>
                <w:szCs w:val="16"/>
                <w:lang w:val="en-IE" w:eastAsia="en-GB"/>
              </w:rPr>
            </w:pPr>
          </w:p>
        </w:tc>
        <w:tc>
          <w:tcPr>
            <w:tcW w:w="282" w:type="dxa"/>
            <w:tcPrChange w:id="806" w:author="Juliette Cohen" w:date="2020-11-10T11:18:00Z">
              <w:tcPr>
                <w:tcW w:w="282" w:type="dxa"/>
              </w:tcPr>
            </w:tcPrChange>
          </w:tcPr>
          <w:p w14:paraId="5A327AD6" w14:textId="77777777" w:rsidR="00603C37" w:rsidRPr="0030179A" w:rsidRDefault="00603C37" w:rsidP="004E7A37">
            <w:pPr>
              <w:spacing w:after="0" w:line="240" w:lineRule="auto"/>
              <w:jc w:val="center"/>
              <w:rPr>
                <w:ins w:id="807" w:author="Juliette Cohen" w:date="2020-11-10T11:06:00Z"/>
                <w:rFonts w:eastAsia="Times New Roman" w:cs="Calibri"/>
                <w:color w:val="000000"/>
                <w:sz w:val="16"/>
                <w:szCs w:val="16"/>
                <w:lang w:val="en-IE" w:eastAsia="en-GB"/>
              </w:rPr>
            </w:pPr>
          </w:p>
        </w:tc>
      </w:tr>
      <w:tr w:rsidR="00603C37" w:rsidRPr="0030179A" w14:paraId="241ABE45" w14:textId="5D9F5123" w:rsidTr="004E7A37">
        <w:tblPrEx>
          <w:tblPrExChange w:id="808" w:author="Juliette Cohen" w:date="2020-11-10T11:18:00Z">
            <w:tblPrEx>
              <w:tblW w:w="10518" w:type="dxa"/>
            </w:tblPrEx>
          </w:tblPrExChange>
        </w:tblPrEx>
        <w:trPr>
          <w:gridAfter w:val="1"/>
          <w:wAfter w:w="15" w:type="dxa"/>
          <w:trHeight w:val="270"/>
          <w:trPrChange w:id="809" w:author="Juliette Cohen" w:date="2020-11-10T11:18:00Z">
            <w:trPr>
              <w:gridAfter w:val="1"/>
              <w:wAfter w:w="18" w:type="dxa"/>
              <w:trHeight w:val="270"/>
            </w:trPr>
          </w:trPrChange>
        </w:trPr>
        <w:tc>
          <w:tcPr>
            <w:tcW w:w="1271" w:type="dxa"/>
            <w:shd w:val="clear" w:color="auto" w:fill="auto"/>
            <w:noWrap/>
            <w:vAlign w:val="center"/>
            <w:hideMark/>
            <w:tcPrChange w:id="810" w:author="Juliette Cohen" w:date="2020-11-10T11:18:00Z">
              <w:tcPr>
                <w:tcW w:w="1271" w:type="dxa"/>
                <w:shd w:val="clear" w:color="auto" w:fill="auto"/>
                <w:noWrap/>
                <w:vAlign w:val="center"/>
                <w:hideMark/>
              </w:tcPr>
            </w:tcPrChange>
          </w:tcPr>
          <w:p w14:paraId="7C9BB2AF"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Preliminary findings presentation 2</w:t>
            </w:r>
          </w:p>
        </w:tc>
        <w:tc>
          <w:tcPr>
            <w:tcW w:w="283" w:type="dxa"/>
            <w:shd w:val="clear" w:color="auto" w:fill="auto"/>
            <w:noWrap/>
            <w:vAlign w:val="center"/>
            <w:hideMark/>
            <w:tcPrChange w:id="811" w:author="Juliette Cohen" w:date="2020-11-10T11:18:00Z">
              <w:tcPr>
                <w:tcW w:w="283" w:type="dxa"/>
                <w:shd w:val="clear" w:color="auto" w:fill="auto"/>
                <w:noWrap/>
                <w:vAlign w:val="center"/>
                <w:hideMark/>
              </w:tcPr>
            </w:tcPrChange>
          </w:tcPr>
          <w:p w14:paraId="7C22CFD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812" w:author="Juliette Cohen" w:date="2020-11-10T11:18:00Z">
              <w:tcPr>
                <w:tcW w:w="283" w:type="dxa"/>
                <w:shd w:val="clear" w:color="auto" w:fill="auto"/>
                <w:noWrap/>
                <w:vAlign w:val="center"/>
                <w:hideMark/>
              </w:tcPr>
            </w:tcPrChange>
          </w:tcPr>
          <w:p w14:paraId="5E8C7D7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813" w:author="Juliette Cohen" w:date="2020-11-10T11:18:00Z">
              <w:tcPr>
                <w:tcW w:w="305" w:type="dxa"/>
                <w:shd w:val="clear" w:color="auto" w:fill="auto"/>
                <w:noWrap/>
                <w:vAlign w:val="center"/>
                <w:hideMark/>
              </w:tcPr>
            </w:tcPrChange>
          </w:tcPr>
          <w:p w14:paraId="4EB5282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814" w:author="Juliette Cohen" w:date="2020-11-10T11:18:00Z">
              <w:tcPr>
                <w:tcW w:w="236" w:type="dxa"/>
                <w:shd w:val="clear" w:color="auto" w:fill="auto"/>
                <w:noWrap/>
                <w:vAlign w:val="center"/>
                <w:hideMark/>
              </w:tcPr>
            </w:tcPrChange>
          </w:tcPr>
          <w:p w14:paraId="16D21A5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815" w:author="Juliette Cohen" w:date="2020-11-10T11:18:00Z">
              <w:tcPr>
                <w:tcW w:w="287" w:type="dxa"/>
                <w:gridSpan w:val="2"/>
                <w:shd w:val="clear" w:color="auto" w:fill="auto"/>
                <w:vAlign w:val="center"/>
              </w:tcPr>
            </w:tcPrChange>
          </w:tcPr>
          <w:p w14:paraId="1548471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816" w:author="Juliette Cohen" w:date="2020-11-10T11:18:00Z">
              <w:tcPr>
                <w:tcW w:w="331" w:type="dxa"/>
                <w:shd w:val="clear" w:color="auto" w:fill="auto"/>
                <w:noWrap/>
                <w:vAlign w:val="center"/>
                <w:hideMark/>
              </w:tcPr>
            </w:tcPrChange>
          </w:tcPr>
          <w:p w14:paraId="10DC9AB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817" w:author="Juliette Cohen" w:date="2020-11-10T11:18:00Z">
              <w:tcPr>
                <w:tcW w:w="331" w:type="dxa"/>
                <w:shd w:val="clear" w:color="auto" w:fill="auto"/>
                <w:noWrap/>
                <w:vAlign w:val="center"/>
                <w:hideMark/>
              </w:tcPr>
            </w:tcPrChange>
          </w:tcPr>
          <w:p w14:paraId="7A2767D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818" w:author="Juliette Cohen" w:date="2020-11-10T11:18:00Z">
              <w:tcPr>
                <w:tcW w:w="332" w:type="dxa"/>
                <w:shd w:val="clear" w:color="auto" w:fill="auto"/>
                <w:noWrap/>
                <w:vAlign w:val="center"/>
                <w:hideMark/>
              </w:tcPr>
            </w:tcPrChange>
          </w:tcPr>
          <w:p w14:paraId="54C89B3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819" w:author="Juliette Cohen" w:date="2020-11-10T11:18:00Z">
              <w:tcPr>
                <w:tcW w:w="305" w:type="dxa"/>
                <w:shd w:val="clear" w:color="auto" w:fill="auto"/>
                <w:noWrap/>
                <w:vAlign w:val="center"/>
                <w:hideMark/>
              </w:tcPr>
            </w:tcPrChange>
          </w:tcPr>
          <w:p w14:paraId="2EF8936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820" w:author="Juliette Cohen" w:date="2020-11-10T11:18:00Z">
              <w:tcPr>
                <w:tcW w:w="316" w:type="dxa"/>
                <w:shd w:val="clear" w:color="auto" w:fill="auto"/>
                <w:noWrap/>
                <w:vAlign w:val="center"/>
                <w:hideMark/>
              </w:tcPr>
            </w:tcPrChange>
          </w:tcPr>
          <w:p w14:paraId="113CD11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821" w:author="Juliette Cohen" w:date="2020-11-10T11:18:00Z">
              <w:tcPr>
                <w:tcW w:w="357" w:type="dxa"/>
                <w:shd w:val="clear" w:color="auto" w:fill="auto"/>
                <w:noWrap/>
                <w:vAlign w:val="center"/>
                <w:hideMark/>
              </w:tcPr>
            </w:tcPrChange>
          </w:tcPr>
          <w:p w14:paraId="652ED3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822" w:author="Juliette Cohen" w:date="2020-11-10T11:18:00Z">
              <w:tcPr>
                <w:tcW w:w="285" w:type="dxa"/>
                <w:shd w:val="clear" w:color="auto" w:fill="auto"/>
                <w:noWrap/>
                <w:vAlign w:val="center"/>
                <w:hideMark/>
              </w:tcPr>
            </w:tcPrChange>
          </w:tcPr>
          <w:p w14:paraId="50653B3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823" w:author="Juliette Cohen" w:date="2020-11-10T11:18:00Z">
              <w:tcPr>
                <w:tcW w:w="359" w:type="dxa"/>
                <w:shd w:val="clear" w:color="auto" w:fill="auto"/>
                <w:noWrap/>
                <w:vAlign w:val="center"/>
                <w:hideMark/>
              </w:tcPr>
            </w:tcPrChange>
          </w:tcPr>
          <w:p w14:paraId="569CFA8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824" w:author="Juliette Cohen" w:date="2020-11-10T11:18:00Z">
              <w:tcPr>
                <w:tcW w:w="285" w:type="dxa"/>
                <w:shd w:val="clear" w:color="auto" w:fill="auto"/>
                <w:noWrap/>
                <w:vAlign w:val="center"/>
                <w:hideMark/>
              </w:tcPr>
            </w:tcPrChange>
          </w:tcPr>
          <w:p w14:paraId="5F44EA0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825" w:author="Juliette Cohen" w:date="2020-11-10T11:18:00Z">
              <w:tcPr>
                <w:tcW w:w="241" w:type="dxa"/>
                <w:shd w:val="clear" w:color="auto" w:fill="auto"/>
                <w:noWrap/>
                <w:vAlign w:val="center"/>
                <w:hideMark/>
              </w:tcPr>
            </w:tcPrChange>
          </w:tcPr>
          <w:p w14:paraId="71D41E6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826" w:author="Juliette Cohen" w:date="2020-11-10T11:18:00Z">
              <w:tcPr>
                <w:tcW w:w="357" w:type="dxa"/>
                <w:shd w:val="clear" w:color="auto" w:fill="auto"/>
                <w:noWrap/>
                <w:vAlign w:val="center"/>
                <w:hideMark/>
              </w:tcPr>
            </w:tcPrChange>
          </w:tcPr>
          <w:p w14:paraId="71A0721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827" w:author="Juliette Cohen" w:date="2020-11-10T11:18:00Z">
              <w:tcPr>
                <w:tcW w:w="236" w:type="dxa"/>
                <w:shd w:val="clear" w:color="auto" w:fill="auto"/>
                <w:noWrap/>
                <w:vAlign w:val="center"/>
                <w:hideMark/>
              </w:tcPr>
            </w:tcPrChange>
          </w:tcPr>
          <w:p w14:paraId="3346FB62" w14:textId="537B7293" w:rsidR="00603C37" w:rsidRPr="0030179A" w:rsidRDefault="00603C37" w:rsidP="004E7A37">
            <w:pPr>
              <w:spacing w:after="0" w:line="240" w:lineRule="auto"/>
              <w:jc w:val="center"/>
              <w:rPr>
                <w:rFonts w:eastAsia="Times New Roman" w:cs="Calibri"/>
                <w:color w:val="000000"/>
                <w:sz w:val="16"/>
                <w:szCs w:val="16"/>
                <w:lang w:val="en-IE" w:eastAsia="en-GB"/>
              </w:rPr>
            </w:pPr>
            <w:del w:id="828" w:author="Juliette Cohen" w:date="2020-11-10T11:11:00Z">
              <w:r w:rsidRPr="0030179A" w:rsidDel="00603C37">
                <w:rPr>
                  <w:rFonts w:eastAsia="Times New Roman" w:cs="Calibri"/>
                  <w:color w:val="000000"/>
                  <w:sz w:val="16"/>
                  <w:szCs w:val="16"/>
                  <w:lang w:val="en-IE" w:eastAsia="en-GB"/>
                </w:rPr>
                <w:delText>X</w:delText>
              </w:r>
            </w:del>
          </w:p>
        </w:tc>
        <w:tc>
          <w:tcPr>
            <w:tcW w:w="357" w:type="dxa"/>
            <w:gridSpan w:val="2"/>
            <w:shd w:val="clear" w:color="auto" w:fill="auto"/>
            <w:vAlign w:val="center"/>
            <w:tcPrChange w:id="829" w:author="Juliette Cohen" w:date="2020-11-10T11:18:00Z">
              <w:tcPr>
                <w:tcW w:w="357" w:type="dxa"/>
                <w:gridSpan w:val="2"/>
                <w:shd w:val="clear" w:color="auto" w:fill="auto"/>
                <w:vAlign w:val="center"/>
              </w:tcPr>
            </w:tcPrChange>
          </w:tcPr>
          <w:p w14:paraId="4526BCA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830" w:author="Juliette Cohen" w:date="2020-11-10T11:18:00Z">
              <w:tcPr>
                <w:tcW w:w="236" w:type="dxa"/>
                <w:shd w:val="clear" w:color="auto" w:fill="auto"/>
                <w:noWrap/>
                <w:vAlign w:val="center"/>
                <w:hideMark/>
              </w:tcPr>
            </w:tcPrChange>
          </w:tcPr>
          <w:p w14:paraId="7A1F917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831" w:author="Juliette Cohen" w:date="2020-11-10T11:18:00Z">
              <w:tcPr>
                <w:tcW w:w="331" w:type="dxa"/>
                <w:shd w:val="clear" w:color="auto" w:fill="auto"/>
                <w:noWrap/>
                <w:vAlign w:val="center"/>
                <w:hideMark/>
              </w:tcPr>
            </w:tcPrChange>
          </w:tcPr>
          <w:p w14:paraId="281CF47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832" w:author="Juliette Cohen" w:date="2020-11-10T11:18:00Z">
              <w:tcPr>
                <w:tcW w:w="331" w:type="dxa"/>
                <w:shd w:val="clear" w:color="auto" w:fill="auto"/>
                <w:noWrap/>
                <w:vAlign w:val="center"/>
                <w:hideMark/>
              </w:tcPr>
            </w:tcPrChange>
          </w:tcPr>
          <w:p w14:paraId="79DBA93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hideMark/>
            <w:tcPrChange w:id="833" w:author="Juliette Cohen" w:date="2020-11-10T11:18:00Z">
              <w:tcPr>
                <w:tcW w:w="299" w:type="dxa"/>
                <w:shd w:val="clear" w:color="auto" w:fill="auto"/>
                <w:noWrap/>
                <w:vAlign w:val="center"/>
                <w:hideMark/>
              </w:tcPr>
            </w:tcPrChange>
          </w:tcPr>
          <w:p w14:paraId="7AF8567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834" w:author="Juliette Cohen" w:date="2020-11-10T11:18:00Z">
              <w:tcPr>
                <w:tcW w:w="277" w:type="dxa"/>
              </w:tcPr>
            </w:tcPrChange>
          </w:tcPr>
          <w:p w14:paraId="7510DB71" w14:textId="41ACED1E" w:rsidR="00603C37" w:rsidRPr="0030179A" w:rsidRDefault="004E7A37" w:rsidP="004E7A37">
            <w:pPr>
              <w:spacing w:after="0" w:line="240" w:lineRule="auto"/>
              <w:jc w:val="center"/>
              <w:rPr>
                <w:ins w:id="835" w:author="Juliette Cohen" w:date="2020-11-10T11:03:00Z"/>
                <w:rFonts w:eastAsia="Times New Roman" w:cs="Calibri"/>
                <w:color w:val="000000"/>
                <w:sz w:val="16"/>
                <w:szCs w:val="16"/>
                <w:lang w:val="en-IE" w:eastAsia="en-GB"/>
              </w:rPr>
            </w:pPr>
            <w:ins w:id="836" w:author="Juliette Cohen" w:date="2020-11-10T11:15:00Z">
              <w:r w:rsidRPr="0030179A">
                <w:rPr>
                  <w:rFonts w:eastAsia="Times New Roman" w:cs="Calibri"/>
                  <w:color w:val="000000"/>
                  <w:sz w:val="16"/>
                  <w:szCs w:val="16"/>
                  <w:lang w:val="en-IE" w:eastAsia="en-GB"/>
                </w:rPr>
                <w:t>X</w:t>
              </w:r>
            </w:ins>
          </w:p>
        </w:tc>
        <w:tc>
          <w:tcPr>
            <w:tcW w:w="284" w:type="dxa"/>
            <w:tcPrChange w:id="837" w:author="Juliette Cohen" w:date="2020-11-10T11:18:00Z">
              <w:tcPr>
                <w:tcW w:w="284" w:type="dxa"/>
                <w:gridSpan w:val="2"/>
              </w:tcPr>
            </w:tcPrChange>
          </w:tcPr>
          <w:p w14:paraId="4D28CF83" w14:textId="77777777" w:rsidR="00603C37" w:rsidRPr="0030179A" w:rsidRDefault="00603C37" w:rsidP="004E7A37">
            <w:pPr>
              <w:spacing w:after="0" w:line="240" w:lineRule="auto"/>
              <w:jc w:val="center"/>
              <w:rPr>
                <w:ins w:id="838" w:author="Juliette Cohen" w:date="2020-11-10T11:04:00Z"/>
                <w:rFonts w:eastAsia="Times New Roman" w:cs="Calibri"/>
                <w:color w:val="000000"/>
                <w:sz w:val="16"/>
                <w:szCs w:val="16"/>
                <w:lang w:val="en-IE" w:eastAsia="en-GB"/>
              </w:rPr>
            </w:pPr>
          </w:p>
        </w:tc>
        <w:tc>
          <w:tcPr>
            <w:tcW w:w="284" w:type="dxa"/>
            <w:tcPrChange w:id="839" w:author="Juliette Cohen" w:date="2020-11-10T11:18:00Z">
              <w:tcPr>
                <w:tcW w:w="284" w:type="dxa"/>
              </w:tcPr>
            </w:tcPrChange>
          </w:tcPr>
          <w:p w14:paraId="3C447D0E" w14:textId="77777777" w:rsidR="00603C37" w:rsidRPr="0030179A" w:rsidRDefault="00603C37" w:rsidP="004E7A37">
            <w:pPr>
              <w:spacing w:after="0" w:line="240" w:lineRule="auto"/>
              <w:jc w:val="center"/>
              <w:rPr>
                <w:ins w:id="840" w:author="Juliette Cohen" w:date="2020-11-10T11:04:00Z"/>
                <w:rFonts w:eastAsia="Times New Roman" w:cs="Calibri"/>
                <w:color w:val="000000"/>
                <w:sz w:val="16"/>
                <w:szCs w:val="16"/>
                <w:lang w:val="en-IE" w:eastAsia="en-GB"/>
              </w:rPr>
            </w:pPr>
          </w:p>
        </w:tc>
        <w:tc>
          <w:tcPr>
            <w:tcW w:w="284" w:type="dxa"/>
            <w:tcPrChange w:id="841" w:author="Juliette Cohen" w:date="2020-11-10T11:18:00Z">
              <w:tcPr>
                <w:tcW w:w="284" w:type="dxa"/>
              </w:tcPr>
            </w:tcPrChange>
          </w:tcPr>
          <w:p w14:paraId="29768927" w14:textId="0080750C" w:rsidR="00603C37" w:rsidRPr="0030179A" w:rsidRDefault="00603C37" w:rsidP="004E7A37">
            <w:pPr>
              <w:spacing w:after="0" w:line="240" w:lineRule="auto"/>
              <w:jc w:val="center"/>
              <w:rPr>
                <w:ins w:id="842" w:author="Juliette Cohen" w:date="2020-11-10T11:05:00Z"/>
                <w:rFonts w:eastAsia="Times New Roman" w:cs="Calibri"/>
                <w:color w:val="000000"/>
                <w:sz w:val="16"/>
                <w:szCs w:val="16"/>
                <w:lang w:val="en-IE" w:eastAsia="en-GB"/>
              </w:rPr>
            </w:pPr>
          </w:p>
        </w:tc>
        <w:tc>
          <w:tcPr>
            <w:tcW w:w="289" w:type="dxa"/>
            <w:tcPrChange w:id="843" w:author="Juliette Cohen" w:date="2020-11-10T11:18:00Z">
              <w:tcPr>
                <w:tcW w:w="289" w:type="dxa"/>
              </w:tcPr>
            </w:tcPrChange>
          </w:tcPr>
          <w:p w14:paraId="68DED7E2" w14:textId="77777777" w:rsidR="00603C37" w:rsidRPr="0030179A" w:rsidRDefault="00603C37" w:rsidP="004E7A37">
            <w:pPr>
              <w:spacing w:after="0" w:line="240" w:lineRule="auto"/>
              <w:jc w:val="center"/>
              <w:rPr>
                <w:ins w:id="844" w:author="Juliette Cohen" w:date="2020-11-10T11:05:00Z"/>
                <w:rFonts w:eastAsia="Times New Roman" w:cs="Calibri"/>
                <w:color w:val="000000"/>
                <w:sz w:val="16"/>
                <w:szCs w:val="16"/>
                <w:lang w:val="en-IE" w:eastAsia="en-GB"/>
              </w:rPr>
            </w:pPr>
          </w:p>
        </w:tc>
        <w:tc>
          <w:tcPr>
            <w:tcW w:w="282" w:type="dxa"/>
            <w:gridSpan w:val="2"/>
            <w:tcPrChange w:id="845" w:author="Juliette Cohen" w:date="2020-11-10T11:18:00Z">
              <w:tcPr>
                <w:tcW w:w="282" w:type="dxa"/>
              </w:tcPr>
            </w:tcPrChange>
          </w:tcPr>
          <w:p w14:paraId="3048BA15" w14:textId="77777777" w:rsidR="00603C37" w:rsidRPr="0030179A" w:rsidRDefault="00603C37" w:rsidP="004E7A37">
            <w:pPr>
              <w:spacing w:after="0" w:line="240" w:lineRule="auto"/>
              <w:jc w:val="center"/>
              <w:rPr>
                <w:ins w:id="846" w:author="Juliette Cohen" w:date="2020-11-10T11:06:00Z"/>
                <w:rFonts w:eastAsia="Times New Roman" w:cs="Calibri"/>
                <w:color w:val="000000"/>
                <w:sz w:val="16"/>
                <w:szCs w:val="16"/>
                <w:lang w:val="en-IE" w:eastAsia="en-GB"/>
              </w:rPr>
            </w:pPr>
          </w:p>
        </w:tc>
        <w:tc>
          <w:tcPr>
            <w:tcW w:w="282" w:type="dxa"/>
            <w:tcPrChange w:id="847" w:author="Juliette Cohen" w:date="2020-11-10T11:18:00Z">
              <w:tcPr>
                <w:tcW w:w="282" w:type="dxa"/>
                <w:gridSpan w:val="2"/>
              </w:tcPr>
            </w:tcPrChange>
          </w:tcPr>
          <w:p w14:paraId="2E1FE572" w14:textId="77777777" w:rsidR="00603C37" w:rsidRPr="0030179A" w:rsidRDefault="00603C37" w:rsidP="004E7A37">
            <w:pPr>
              <w:spacing w:after="0" w:line="240" w:lineRule="auto"/>
              <w:jc w:val="center"/>
              <w:rPr>
                <w:ins w:id="848" w:author="Juliette Cohen" w:date="2020-11-10T11:06:00Z"/>
                <w:rFonts w:eastAsia="Times New Roman" w:cs="Calibri"/>
                <w:color w:val="000000"/>
                <w:sz w:val="16"/>
                <w:szCs w:val="16"/>
                <w:lang w:val="en-IE" w:eastAsia="en-GB"/>
              </w:rPr>
            </w:pPr>
          </w:p>
        </w:tc>
        <w:tc>
          <w:tcPr>
            <w:tcW w:w="282" w:type="dxa"/>
            <w:tcPrChange w:id="849" w:author="Juliette Cohen" w:date="2020-11-10T11:18:00Z">
              <w:tcPr>
                <w:tcW w:w="282" w:type="dxa"/>
              </w:tcPr>
            </w:tcPrChange>
          </w:tcPr>
          <w:p w14:paraId="0843FADB" w14:textId="77777777" w:rsidR="00603C37" w:rsidRPr="0030179A" w:rsidRDefault="00603C37" w:rsidP="004E7A37">
            <w:pPr>
              <w:spacing w:after="0" w:line="240" w:lineRule="auto"/>
              <w:jc w:val="center"/>
              <w:rPr>
                <w:ins w:id="850" w:author="Juliette Cohen" w:date="2020-11-10T11:06:00Z"/>
                <w:rFonts w:eastAsia="Times New Roman" w:cs="Calibri"/>
                <w:color w:val="000000"/>
                <w:sz w:val="16"/>
                <w:szCs w:val="16"/>
                <w:lang w:val="en-IE" w:eastAsia="en-GB"/>
              </w:rPr>
            </w:pPr>
          </w:p>
        </w:tc>
        <w:tc>
          <w:tcPr>
            <w:tcW w:w="282" w:type="dxa"/>
            <w:tcPrChange w:id="851" w:author="Juliette Cohen" w:date="2020-11-10T11:18:00Z">
              <w:tcPr>
                <w:tcW w:w="282" w:type="dxa"/>
              </w:tcPr>
            </w:tcPrChange>
          </w:tcPr>
          <w:p w14:paraId="43F88D0C" w14:textId="77777777" w:rsidR="00603C37" w:rsidRPr="0030179A" w:rsidRDefault="00603C37" w:rsidP="004E7A37">
            <w:pPr>
              <w:spacing w:after="0" w:line="240" w:lineRule="auto"/>
              <w:jc w:val="center"/>
              <w:rPr>
                <w:ins w:id="852" w:author="Juliette Cohen" w:date="2020-11-10T11:06:00Z"/>
                <w:rFonts w:eastAsia="Times New Roman" w:cs="Calibri"/>
                <w:color w:val="000000"/>
                <w:sz w:val="16"/>
                <w:szCs w:val="16"/>
                <w:lang w:val="en-IE" w:eastAsia="en-GB"/>
              </w:rPr>
            </w:pPr>
          </w:p>
        </w:tc>
      </w:tr>
      <w:tr w:rsidR="004E7A37" w:rsidRPr="0030179A" w14:paraId="796A348A" w14:textId="3147DD54" w:rsidTr="004E7A37">
        <w:tblPrEx>
          <w:tblPrExChange w:id="853" w:author="Juliette Cohen" w:date="2020-11-10T11:18:00Z">
            <w:tblPrEx>
              <w:tblW w:w="10518" w:type="dxa"/>
            </w:tblPrEx>
          </w:tblPrExChange>
        </w:tblPrEx>
        <w:trPr>
          <w:gridAfter w:val="1"/>
          <w:wAfter w:w="15" w:type="dxa"/>
          <w:trHeight w:val="270"/>
          <w:trPrChange w:id="854" w:author="Juliette Cohen" w:date="2020-11-10T11:18:00Z">
            <w:trPr>
              <w:gridAfter w:val="1"/>
              <w:wAfter w:w="18" w:type="dxa"/>
              <w:trHeight w:val="270"/>
            </w:trPr>
          </w:trPrChange>
        </w:trPr>
        <w:tc>
          <w:tcPr>
            <w:tcW w:w="1271" w:type="dxa"/>
            <w:shd w:val="clear" w:color="auto" w:fill="auto"/>
            <w:noWrap/>
            <w:vAlign w:val="center"/>
            <w:hideMark/>
            <w:tcPrChange w:id="855" w:author="Juliette Cohen" w:date="2020-11-10T11:18:00Z">
              <w:tcPr>
                <w:tcW w:w="1271" w:type="dxa"/>
                <w:shd w:val="clear" w:color="auto" w:fill="auto"/>
                <w:noWrap/>
                <w:vAlign w:val="center"/>
                <w:hideMark/>
              </w:tcPr>
            </w:tcPrChange>
          </w:tcPr>
          <w:p w14:paraId="31023436" w14:textId="77777777" w:rsidR="004E7A37" w:rsidRPr="0030179A" w:rsidRDefault="004E7A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Drafting of final outputs</w:t>
            </w:r>
          </w:p>
        </w:tc>
        <w:tc>
          <w:tcPr>
            <w:tcW w:w="283" w:type="dxa"/>
            <w:shd w:val="clear" w:color="auto" w:fill="auto"/>
            <w:noWrap/>
            <w:vAlign w:val="center"/>
            <w:hideMark/>
            <w:tcPrChange w:id="856" w:author="Juliette Cohen" w:date="2020-11-10T11:18:00Z">
              <w:tcPr>
                <w:tcW w:w="283" w:type="dxa"/>
                <w:shd w:val="clear" w:color="auto" w:fill="auto"/>
                <w:noWrap/>
                <w:vAlign w:val="center"/>
                <w:hideMark/>
              </w:tcPr>
            </w:tcPrChange>
          </w:tcPr>
          <w:p w14:paraId="3C99B89C"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857" w:author="Juliette Cohen" w:date="2020-11-10T11:18:00Z">
              <w:tcPr>
                <w:tcW w:w="283" w:type="dxa"/>
                <w:shd w:val="clear" w:color="auto" w:fill="auto"/>
                <w:noWrap/>
                <w:vAlign w:val="center"/>
                <w:hideMark/>
              </w:tcPr>
            </w:tcPrChange>
          </w:tcPr>
          <w:p w14:paraId="704C0CF7"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858" w:author="Juliette Cohen" w:date="2020-11-10T11:18:00Z">
              <w:tcPr>
                <w:tcW w:w="305" w:type="dxa"/>
                <w:shd w:val="clear" w:color="auto" w:fill="auto"/>
                <w:noWrap/>
                <w:vAlign w:val="center"/>
                <w:hideMark/>
              </w:tcPr>
            </w:tcPrChange>
          </w:tcPr>
          <w:p w14:paraId="309A46D5"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859" w:author="Juliette Cohen" w:date="2020-11-10T11:18:00Z">
              <w:tcPr>
                <w:tcW w:w="236" w:type="dxa"/>
                <w:shd w:val="clear" w:color="auto" w:fill="auto"/>
                <w:noWrap/>
                <w:vAlign w:val="center"/>
                <w:hideMark/>
              </w:tcPr>
            </w:tcPrChange>
          </w:tcPr>
          <w:p w14:paraId="299C30D2"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860" w:author="Juliette Cohen" w:date="2020-11-10T11:18:00Z">
              <w:tcPr>
                <w:tcW w:w="287" w:type="dxa"/>
                <w:gridSpan w:val="2"/>
                <w:shd w:val="clear" w:color="auto" w:fill="auto"/>
                <w:vAlign w:val="center"/>
              </w:tcPr>
            </w:tcPrChange>
          </w:tcPr>
          <w:p w14:paraId="6809C127"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861" w:author="Juliette Cohen" w:date="2020-11-10T11:18:00Z">
              <w:tcPr>
                <w:tcW w:w="331" w:type="dxa"/>
                <w:shd w:val="clear" w:color="auto" w:fill="auto"/>
                <w:noWrap/>
                <w:vAlign w:val="center"/>
                <w:hideMark/>
              </w:tcPr>
            </w:tcPrChange>
          </w:tcPr>
          <w:p w14:paraId="5943DF57"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862" w:author="Juliette Cohen" w:date="2020-11-10T11:18:00Z">
              <w:tcPr>
                <w:tcW w:w="331" w:type="dxa"/>
                <w:shd w:val="clear" w:color="auto" w:fill="auto"/>
                <w:noWrap/>
                <w:vAlign w:val="center"/>
                <w:hideMark/>
              </w:tcPr>
            </w:tcPrChange>
          </w:tcPr>
          <w:p w14:paraId="1BDBF535"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863" w:author="Juliette Cohen" w:date="2020-11-10T11:18:00Z">
              <w:tcPr>
                <w:tcW w:w="332" w:type="dxa"/>
                <w:shd w:val="clear" w:color="auto" w:fill="auto"/>
                <w:noWrap/>
                <w:vAlign w:val="center"/>
                <w:hideMark/>
              </w:tcPr>
            </w:tcPrChange>
          </w:tcPr>
          <w:p w14:paraId="605ABB9B"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864" w:author="Juliette Cohen" w:date="2020-11-10T11:18:00Z">
              <w:tcPr>
                <w:tcW w:w="305" w:type="dxa"/>
                <w:shd w:val="clear" w:color="auto" w:fill="auto"/>
                <w:noWrap/>
                <w:vAlign w:val="center"/>
                <w:hideMark/>
              </w:tcPr>
            </w:tcPrChange>
          </w:tcPr>
          <w:p w14:paraId="13DC22D8"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865" w:author="Juliette Cohen" w:date="2020-11-10T11:18:00Z">
              <w:tcPr>
                <w:tcW w:w="316" w:type="dxa"/>
                <w:shd w:val="clear" w:color="auto" w:fill="auto"/>
                <w:noWrap/>
                <w:vAlign w:val="center"/>
                <w:hideMark/>
              </w:tcPr>
            </w:tcPrChange>
          </w:tcPr>
          <w:p w14:paraId="7F3183C5"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866" w:author="Juliette Cohen" w:date="2020-11-10T11:18:00Z">
              <w:tcPr>
                <w:tcW w:w="357" w:type="dxa"/>
                <w:shd w:val="clear" w:color="auto" w:fill="auto"/>
                <w:noWrap/>
                <w:vAlign w:val="center"/>
                <w:hideMark/>
              </w:tcPr>
            </w:tcPrChange>
          </w:tcPr>
          <w:p w14:paraId="29990B76"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867" w:author="Juliette Cohen" w:date="2020-11-10T11:18:00Z">
              <w:tcPr>
                <w:tcW w:w="285" w:type="dxa"/>
                <w:shd w:val="clear" w:color="auto" w:fill="auto"/>
                <w:noWrap/>
                <w:vAlign w:val="center"/>
                <w:hideMark/>
              </w:tcPr>
            </w:tcPrChange>
          </w:tcPr>
          <w:p w14:paraId="6F59811C"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868" w:author="Juliette Cohen" w:date="2020-11-10T11:18:00Z">
              <w:tcPr>
                <w:tcW w:w="359" w:type="dxa"/>
                <w:shd w:val="clear" w:color="auto" w:fill="auto"/>
                <w:noWrap/>
                <w:vAlign w:val="center"/>
                <w:hideMark/>
              </w:tcPr>
            </w:tcPrChange>
          </w:tcPr>
          <w:p w14:paraId="57BB07CE"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869" w:author="Juliette Cohen" w:date="2020-11-10T11:18:00Z">
              <w:tcPr>
                <w:tcW w:w="285" w:type="dxa"/>
                <w:shd w:val="clear" w:color="auto" w:fill="auto"/>
                <w:noWrap/>
                <w:vAlign w:val="center"/>
                <w:hideMark/>
              </w:tcPr>
            </w:tcPrChange>
          </w:tcPr>
          <w:p w14:paraId="3D2754C2"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870" w:author="Juliette Cohen" w:date="2020-11-10T11:18:00Z">
              <w:tcPr>
                <w:tcW w:w="241" w:type="dxa"/>
                <w:shd w:val="clear" w:color="auto" w:fill="auto"/>
                <w:noWrap/>
                <w:vAlign w:val="center"/>
                <w:hideMark/>
              </w:tcPr>
            </w:tcPrChange>
          </w:tcPr>
          <w:p w14:paraId="28EB7809"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871" w:author="Juliette Cohen" w:date="2020-11-10T11:18:00Z">
              <w:tcPr>
                <w:tcW w:w="357" w:type="dxa"/>
                <w:shd w:val="clear" w:color="auto" w:fill="auto"/>
                <w:noWrap/>
                <w:vAlign w:val="center"/>
                <w:hideMark/>
              </w:tcPr>
            </w:tcPrChange>
          </w:tcPr>
          <w:p w14:paraId="6C68B7C6"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872" w:author="Juliette Cohen" w:date="2020-11-10T11:18:00Z">
              <w:tcPr>
                <w:tcW w:w="236" w:type="dxa"/>
                <w:shd w:val="clear" w:color="auto" w:fill="auto"/>
                <w:noWrap/>
                <w:vAlign w:val="center"/>
                <w:hideMark/>
              </w:tcPr>
            </w:tcPrChange>
          </w:tcPr>
          <w:p w14:paraId="085F2437" w14:textId="77777777" w:rsidR="004E7A37" w:rsidRPr="0030179A" w:rsidRDefault="004E7A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873" w:author="Juliette Cohen" w:date="2020-11-10T11:18:00Z">
              <w:tcPr>
                <w:tcW w:w="357" w:type="dxa"/>
                <w:gridSpan w:val="2"/>
                <w:shd w:val="clear" w:color="auto" w:fill="auto"/>
                <w:vAlign w:val="center"/>
              </w:tcPr>
            </w:tcPrChange>
          </w:tcPr>
          <w:p w14:paraId="44FCFA11" w14:textId="2C0B9A1E" w:rsidR="004E7A37" w:rsidRPr="0030179A" w:rsidRDefault="004E7A37" w:rsidP="004E7A37">
            <w:pPr>
              <w:spacing w:after="0" w:line="240" w:lineRule="auto"/>
              <w:jc w:val="center"/>
              <w:rPr>
                <w:rFonts w:eastAsia="Times New Roman" w:cs="Calibri"/>
                <w:color w:val="000000"/>
                <w:sz w:val="16"/>
                <w:szCs w:val="16"/>
                <w:lang w:val="en-IE" w:eastAsia="en-GB"/>
              </w:rPr>
            </w:pPr>
            <w:del w:id="874" w:author="Juliette Cohen" w:date="2020-11-10T11:12:00Z">
              <w:r w:rsidRPr="0030179A" w:rsidDel="00603C37">
                <w:rPr>
                  <w:rFonts w:eastAsia="Times New Roman" w:cs="Calibri"/>
                  <w:color w:val="000000"/>
                  <w:sz w:val="16"/>
                  <w:szCs w:val="16"/>
                  <w:lang w:val="en-IE" w:eastAsia="en-GB"/>
                </w:rPr>
                <w:delText>X</w:delText>
              </w:r>
            </w:del>
          </w:p>
        </w:tc>
        <w:tc>
          <w:tcPr>
            <w:tcW w:w="236" w:type="dxa"/>
            <w:shd w:val="clear" w:color="auto" w:fill="auto"/>
            <w:noWrap/>
            <w:vAlign w:val="center"/>
            <w:tcPrChange w:id="875" w:author="Juliette Cohen" w:date="2020-11-10T11:18:00Z">
              <w:tcPr>
                <w:tcW w:w="236" w:type="dxa"/>
                <w:shd w:val="clear" w:color="auto" w:fill="auto"/>
                <w:noWrap/>
                <w:vAlign w:val="center"/>
              </w:tcPr>
            </w:tcPrChange>
          </w:tcPr>
          <w:p w14:paraId="38123ED6" w14:textId="32060571" w:rsidR="004E7A37" w:rsidRPr="0030179A" w:rsidRDefault="004E7A37" w:rsidP="004E7A37">
            <w:pPr>
              <w:spacing w:after="0" w:line="240" w:lineRule="auto"/>
              <w:jc w:val="center"/>
              <w:rPr>
                <w:rFonts w:eastAsia="Times New Roman" w:cs="Calibri"/>
                <w:color w:val="000000"/>
                <w:sz w:val="16"/>
                <w:szCs w:val="16"/>
                <w:lang w:val="en-IE" w:eastAsia="en-GB"/>
              </w:rPr>
            </w:pPr>
            <w:del w:id="876" w:author="Juliette Cohen" w:date="2020-11-10T11:12:00Z">
              <w:r w:rsidRPr="0030179A" w:rsidDel="00603C37">
                <w:rPr>
                  <w:rFonts w:eastAsia="Times New Roman" w:cs="Calibri"/>
                  <w:color w:val="000000"/>
                  <w:sz w:val="16"/>
                  <w:szCs w:val="16"/>
                  <w:lang w:val="en-IE" w:eastAsia="en-GB"/>
                </w:rPr>
                <w:delText>X</w:delText>
              </w:r>
            </w:del>
          </w:p>
        </w:tc>
        <w:tc>
          <w:tcPr>
            <w:tcW w:w="331" w:type="dxa"/>
            <w:shd w:val="clear" w:color="auto" w:fill="auto"/>
            <w:noWrap/>
            <w:vAlign w:val="center"/>
            <w:tcPrChange w:id="877" w:author="Juliette Cohen" w:date="2020-11-10T11:18:00Z">
              <w:tcPr>
                <w:tcW w:w="331" w:type="dxa"/>
                <w:shd w:val="clear" w:color="auto" w:fill="auto"/>
                <w:noWrap/>
                <w:vAlign w:val="center"/>
              </w:tcPr>
            </w:tcPrChange>
          </w:tcPr>
          <w:p w14:paraId="2F01575C" w14:textId="39CE14F0" w:rsidR="004E7A37" w:rsidRPr="0030179A" w:rsidRDefault="004E7A37" w:rsidP="004E7A37">
            <w:pPr>
              <w:spacing w:after="0" w:line="240" w:lineRule="auto"/>
              <w:jc w:val="center"/>
              <w:rPr>
                <w:rFonts w:eastAsia="Times New Roman" w:cs="Calibri"/>
                <w:color w:val="000000"/>
                <w:sz w:val="16"/>
                <w:szCs w:val="16"/>
                <w:lang w:val="en-IE" w:eastAsia="en-GB"/>
              </w:rPr>
            </w:pPr>
            <w:del w:id="878" w:author="Juliette Cohen" w:date="2020-11-10T11:12:00Z">
              <w:r w:rsidRPr="0030179A" w:rsidDel="00603C37">
                <w:rPr>
                  <w:rFonts w:eastAsia="Times New Roman" w:cs="Calibri"/>
                  <w:color w:val="000000"/>
                  <w:sz w:val="16"/>
                  <w:szCs w:val="16"/>
                  <w:lang w:val="en-IE" w:eastAsia="en-GB"/>
                </w:rPr>
                <w:delText>X</w:delText>
              </w:r>
            </w:del>
          </w:p>
        </w:tc>
        <w:tc>
          <w:tcPr>
            <w:tcW w:w="331" w:type="dxa"/>
            <w:shd w:val="clear" w:color="auto" w:fill="auto"/>
            <w:noWrap/>
            <w:vAlign w:val="center"/>
            <w:tcPrChange w:id="879" w:author="Juliette Cohen" w:date="2020-11-10T11:18:00Z">
              <w:tcPr>
                <w:tcW w:w="331" w:type="dxa"/>
                <w:shd w:val="clear" w:color="auto" w:fill="auto"/>
                <w:noWrap/>
                <w:vAlign w:val="center"/>
              </w:tcPr>
            </w:tcPrChange>
          </w:tcPr>
          <w:p w14:paraId="61812010" w14:textId="6B5F15A4" w:rsidR="004E7A37" w:rsidRPr="0030179A" w:rsidRDefault="004E7A37" w:rsidP="004E7A37">
            <w:pPr>
              <w:spacing w:after="0" w:line="240" w:lineRule="auto"/>
              <w:jc w:val="center"/>
              <w:rPr>
                <w:rFonts w:eastAsia="Times New Roman" w:cs="Calibri"/>
                <w:color w:val="000000"/>
                <w:sz w:val="16"/>
                <w:szCs w:val="16"/>
                <w:lang w:val="en-IE" w:eastAsia="en-GB"/>
              </w:rPr>
            </w:pPr>
            <w:del w:id="880" w:author="Juliette Cohen" w:date="2020-11-10T11:12:00Z">
              <w:r w:rsidRPr="0030179A" w:rsidDel="00603C37">
                <w:rPr>
                  <w:rFonts w:eastAsia="Times New Roman" w:cs="Calibri"/>
                  <w:color w:val="000000"/>
                  <w:sz w:val="16"/>
                  <w:szCs w:val="16"/>
                  <w:lang w:val="en-IE" w:eastAsia="en-GB"/>
                </w:rPr>
                <w:delText>X</w:delText>
              </w:r>
            </w:del>
          </w:p>
        </w:tc>
        <w:tc>
          <w:tcPr>
            <w:tcW w:w="299" w:type="dxa"/>
            <w:shd w:val="clear" w:color="auto" w:fill="auto"/>
            <w:noWrap/>
            <w:vAlign w:val="center"/>
            <w:tcPrChange w:id="881" w:author="Juliette Cohen" w:date="2020-11-10T11:18:00Z">
              <w:tcPr>
                <w:tcW w:w="299" w:type="dxa"/>
                <w:shd w:val="clear" w:color="auto" w:fill="auto"/>
                <w:noWrap/>
                <w:vAlign w:val="center"/>
              </w:tcPr>
            </w:tcPrChange>
          </w:tcPr>
          <w:p w14:paraId="31B7F622" w14:textId="4E9CAB29" w:rsidR="004E7A37" w:rsidRPr="0030179A" w:rsidRDefault="004E7A37" w:rsidP="004E7A37">
            <w:pPr>
              <w:spacing w:after="0" w:line="240" w:lineRule="auto"/>
              <w:jc w:val="center"/>
              <w:rPr>
                <w:rFonts w:eastAsia="Times New Roman" w:cs="Calibri"/>
                <w:color w:val="000000"/>
                <w:sz w:val="16"/>
                <w:szCs w:val="16"/>
                <w:lang w:val="en-IE" w:eastAsia="en-GB"/>
              </w:rPr>
            </w:pPr>
            <w:del w:id="882" w:author="Juliette Cohen" w:date="2020-11-10T11:12:00Z">
              <w:r w:rsidRPr="0030179A" w:rsidDel="00603C37">
                <w:rPr>
                  <w:rFonts w:eastAsia="Times New Roman" w:cs="Calibri"/>
                  <w:color w:val="000000"/>
                  <w:sz w:val="16"/>
                  <w:szCs w:val="16"/>
                  <w:lang w:val="en-IE" w:eastAsia="en-GB"/>
                </w:rPr>
                <w:delText>X</w:delText>
              </w:r>
            </w:del>
          </w:p>
        </w:tc>
        <w:tc>
          <w:tcPr>
            <w:tcW w:w="277" w:type="dxa"/>
            <w:gridSpan w:val="2"/>
            <w:tcPrChange w:id="883" w:author="Juliette Cohen" w:date="2020-11-10T11:18:00Z">
              <w:tcPr>
                <w:tcW w:w="277" w:type="dxa"/>
              </w:tcPr>
            </w:tcPrChange>
          </w:tcPr>
          <w:p w14:paraId="241C9AD0" w14:textId="3B3D74FB" w:rsidR="004E7A37" w:rsidRPr="0030179A" w:rsidRDefault="004E7A37" w:rsidP="004E7A37">
            <w:pPr>
              <w:spacing w:after="0" w:line="240" w:lineRule="auto"/>
              <w:jc w:val="center"/>
              <w:rPr>
                <w:ins w:id="884" w:author="Juliette Cohen" w:date="2020-11-10T11:03:00Z"/>
                <w:rFonts w:eastAsia="Times New Roman" w:cs="Calibri"/>
                <w:color w:val="000000"/>
                <w:sz w:val="16"/>
                <w:szCs w:val="16"/>
                <w:lang w:val="en-IE" w:eastAsia="en-GB"/>
              </w:rPr>
            </w:pPr>
            <w:ins w:id="885" w:author="Juliette Cohen" w:date="2020-11-10T11:15:00Z">
              <w:r w:rsidRPr="0030179A">
                <w:rPr>
                  <w:rFonts w:eastAsia="Times New Roman" w:cs="Calibri"/>
                  <w:color w:val="000000"/>
                  <w:sz w:val="16"/>
                  <w:szCs w:val="16"/>
                  <w:lang w:val="en-IE" w:eastAsia="en-GB"/>
                </w:rPr>
                <w:t>X</w:t>
              </w:r>
            </w:ins>
          </w:p>
        </w:tc>
        <w:tc>
          <w:tcPr>
            <w:tcW w:w="284" w:type="dxa"/>
            <w:vAlign w:val="center"/>
            <w:tcPrChange w:id="886" w:author="Juliette Cohen" w:date="2020-11-10T11:18:00Z">
              <w:tcPr>
                <w:tcW w:w="284" w:type="dxa"/>
                <w:gridSpan w:val="2"/>
              </w:tcPr>
            </w:tcPrChange>
          </w:tcPr>
          <w:p w14:paraId="70205716" w14:textId="1347F62E" w:rsidR="004E7A37" w:rsidRPr="0030179A" w:rsidRDefault="004E7A37" w:rsidP="004E7A37">
            <w:pPr>
              <w:spacing w:after="0" w:line="240" w:lineRule="auto"/>
              <w:jc w:val="center"/>
              <w:rPr>
                <w:ins w:id="887" w:author="Juliette Cohen" w:date="2020-11-10T11:04:00Z"/>
                <w:rFonts w:eastAsia="Times New Roman" w:cs="Calibri"/>
                <w:color w:val="000000"/>
                <w:sz w:val="16"/>
                <w:szCs w:val="16"/>
                <w:lang w:val="en-IE" w:eastAsia="en-GB"/>
              </w:rPr>
            </w:pPr>
            <w:ins w:id="888" w:author="Juliette Cohen" w:date="2020-11-10T11:15:00Z">
              <w:r w:rsidRPr="0030179A">
                <w:rPr>
                  <w:rFonts w:eastAsia="Times New Roman" w:cs="Calibri"/>
                  <w:color w:val="000000"/>
                  <w:sz w:val="16"/>
                  <w:szCs w:val="16"/>
                  <w:lang w:val="en-IE" w:eastAsia="en-GB"/>
                </w:rPr>
                <w:t>X</w:t>
              </w:r>
            </w:ins>
          </w:p>
        </w:tc>
        <w:tc>
          <w:tcPr>
            <w:tcW w:w="284" w:type="dxa"/>
            <w:vAlign w:val="center"/>
            <w:tcPrChange w:id="889" w:author="Juliette Cohen" w:date="2020-11-10T11:18:00Z">
              <w:tcPr>
                <w:tcW w:w="284" w:type="dxa"/>
              </w:tcPr>
            </w:tcPrChange>
          </w:tcPr>
          <w:p w14:paraId="4D515C7E" w14:textId="4ABBF1B1" w:rsidR="004E7A37" w:rsidRPr="0030179A" w:rsidRDefault="004E7A37" w:rsidP="004E7A37">
            <w:pPr>
              <w:spacing w:after="0" w:line="240" w:lineRule="auto"/>
              <w:jc w:val="center"/>
              <w:rPr>
                <w:ins w:id="890" w:author="Juliette Cohen" w:date="2020-11-10T11:04:00Z"/>
                <w:rFonts w:eastAsia="Times New Roman" w:cs="Calibri"/>
                <w:color w:val="000000"/>
                <w:sz w:val="16"/>
                <w:szCs w:val="16"/>
                <w:lang w:val="en-IE" w:eastAsia="en-GB"/>
              </w:rPr>
            </w:pPr>
            <w:ins w:id="891" w:author="Juliette Cohen" w:date="2020-11-10T11:15:00Z">
              <w:r w:rsidRPr="0030179A">
                <w:rPr>
                  <w:rFonts w:eastAsia="Times New Roman" w:cs="Calibri"/>
                  <w:color w:val="000000"/>
                  <w:sz w:val="16"/>
                  <w:szCs w:val="16"/>
                  <w:lang w:val="en-IE" w:eastAsia="en-GB"/>
                </w:rPr>
                <w:t>X</w:t>
              </w:r>
            </w:ins>
          </w:p>
        </w:tc>
        <w:tc>
          <w:tcPr>
            <w:tcW w:w="284" w:type="dxa"/>
            <w:vAlign w:val="center"/>
            <w:tcPrChange w:id="892" w:author="Juliette Cohen" w:date="2020-11-10T11:18:00Z">
              <w:tcPr>
                <w:tcW w:w="284" w:type="dxa"/>
              </w:tcPr>
            </w:tcPrChange>
          </w:tcPr>
          <w:p w14:paraId="7CAE9999" w14:textId="23D64E19" w:rsidR="004E7A37" w:rsidRPr="0030179A" w:rsidRDefault="004E7A37" w:rsidP="004E7A37">
            <w:pPr>
              <w:spacing w:after="0" w:line="240" w:lineRule="auto"/>
              <w:jc w:val="center"/>
              <w:rPr>
                <w:ins w:id="893" w:author="Juliette Cohen" w:date="2020-11-10T11:05:00Z"/>
                <w:rFonts w:eastAsia="Times New Roman" w:cs="Calibri"/>
                <w:color w:val="000000"/>
                <w:sz w:val="16"/>
                <w:szCs w:val="16"/>
                <w:lang w:val="en-IE" w:eastAsia="en-GB"/>
              </w:rPr>
            </w:pPr>
            <w:ins w:id="894" w:author="Juliette Cohen" w:date="2020-11-10T11:13:00Z">
              <w:r w:rsidRPr="0030179A">
                <w:rPr>
                  <w:rFonts w:eastAsia="Times New Roman" w:cs="Calibri"/>
                  <w:color w:val="000000"/>
                  <w:sz w:val="16"/>
                  <w:szCs w:val="16"/>
                  <w:lang w:val="en-IE" w:eastAsia="en-GB"/>
                </w:rPr>
                <w:t>X</w:t>
              </w:r>
            </w:ins>
          </w:p>
        </w:tc>
        <w:tc>
          <w:tcPr>
            <w:tcW w:w="289" w:type="dxa"/>
            <w:vAlign w:val="center"/>
            <w:tcPrChange w:id="895" w:author="Juliette Cohen" w:date="2020-11-10T11:18:00Z">
              <w:tcPr>
                <w:tcW w:w="289" w:type="dxa"/>
              </w:tcPr>
            </w:tcPrChange>
          </w:tcPr>
          <w:p w14:paraId="2FB77135" w14:textId="6F7ED3B9" w:rsidR="004E7A37" w:rsidRPr="0030179A" w:rsidRDefault="004E7A37" w:rsidP="004E7A37">
            <w:pPr>
              <w:spacing w:after="0" w:line="240" w:lineRule="auto"/>
              <w:jc w:val="center"/>
              <w:rPr>
                <w:ins w:id="896" w:author="Juliette Cohen" w:date="2020-11-10T11:05:00Z"/>
                <w:rFonts w:eastAsia="Times New Roman" w:cs="Calibri"/>
                <w:color w:val="000000"/>
                <w:sz w:val="16"/>
                <w:szCs w:val="16"/>
                <w:lang w:val="en-IE" w:eastAsia="en-GB"/>
              </w:rPr>
            </w:pPr>
            <w:ins w:id="897" w:author="Juliette Cohen" w:date="2020-11-10T11:13:00Z">
              <w:r w:rsidRPr="0030179A">
                <w:rPr>
                  <w:rFonts w:eastAsia="Times New Roman" w:cs="Calibri"/>
                  <w:color w:val="000000"/>
                  <w:sz w:val="16"/>
                  <w:szCs w:val="16"/>
                  <w:lang w:val="en-IE" w:eastAsia="en-GB"/>
                </w:rPr>
                <w:t>X</w:t>
              </w:r>
            </w:ins>
          </w:p>
        </w:tc>
        <w:tc>
          <w:tcPr>
            <w:tcW w:w="282" w:type="dxa"/>
            <w:gridSpan w:val="2"/>
            <w:vAlign w:val="center"/>
            <w:tcPrChange w:id="898" w:author="Juliette Cohen" w:date="2020-11-10T11:18:00Z">
              <w:tcPr>
                <w:tcW w:w="282" w:type="dxa"/>
              </w:tcPr>
            </w:tcPrChange>
          </w:tcPr>
          <w:p w14:paraId="2D3ABC8A" w14:textId="6F8D4B5A" w:rsidR="004E7A37" w:rsidRPr="0030179A" w:rsidRDefault="004E7A37" w:rsidP="004E7A37">
            <w:pPr>
              <w:spacing w:after="0" w:line="240" w:lineRule="auto"/>
              <w:jc w:val="center"/>
              <w:rPr>
                <w:ins w:id="899" w:author="Juliette Cohen" w:date="2020-11-10T11:06:00Z"/>
                <w:rFonts w:eastAsia="Times New Roman" w:cs="Calibri"/>
                <w:color w:val="000000"/>
                <w:sz w:val="16"/>
                <w:szCs w:val="16"/>
                <w:lang w:val="en-IE" w:eastAsia="en-GB"/>
              </w:rPr>
            </w:pPr>
            <w:ins w:id="900" w:author="Juliette Cohen" w:date="2020-11-10T11:13:00Z">
              <w:r w:rsidRPr="0030179A">
                <w:rPr>
                  <w:rFonts w:eastAsia="Times New Roman" w:cs="Calibri"/>
                  <w:color w:val="000000"/>
                  <w:sz w:val="16"/>
                  <w:szCs w:val="16"/>
                  <w:lang w:val="en-IE" w:eastAsia="en-GB"/>
                </w:rPr>
                <w:t>X</w:t>
              </w:r>
            </w:ins>
          </w:p>
        </w:tc>
        <w:tc>
          <w:tcPr>
            <w:tcW w:w="282" w:type="dxa"/>
            <w:vAlign w:val="center"/>
            <w:tcPrChange w:id="901" w:author="Juliette Cohen" w:date="2020-11-10T11:18:00Z">
              <w:tcPr>
                <w:tcW w:w="282" w:type="dxa"/>
                <w:gridSpan w:val="2"/>
              </w:tcPr>
            </w:tcPrChange>
          </w:tcPr>
          <w:p w14:paraId="042793D1" w14:textId="1A90B24F" w:rsidR="004E7A37" w:rsidRPr="0030179A" w:rsidRDefault="004E7A37" w:rsidP="004E7A37">
            <w:pPr>
              <w:spacing w:after="0" w:line="240" w:lineRule="auto"/>
              <w:jc w:val="center"/>
              <w:rPr>
                <w:ins w:id="902" w:author="Juliette Cohen" w:date="2020-11-10T11:06:00Z"/>
                <w:rFonts w:eastAsia="Times New Roman" w:cs="Calibri"/>
                <w:color w:val="000000"/>
                <w:sz w:val="16"/>
                <w:szCs w:val="16"/>
                <w:lang w:val="en-IE" w:eastAsia="en-GB"/>
              </w:rPr>
            </w:pPr>
            <w:ins w:id="903" w:author="Juliette Cohen" w:date="2020-11-10T11:13:00Z">
              <w:r w:rsidRPr="0030179A">
                <w:rPr>
                  <w:rFonts w:eastAsia="Times New Roman" w:cs="Calibri"/>
                  <w:color w:val="000000"/>
                  <w:sz w:val="16"/>
                  <w:szCs w:val="16"/>
                  <w:lang w:val="en-IE" w:eastAsia="en-GB"/>
                </w:rPr>
                <w:t>X</w:t>
              </w:r>
            </w:ins>
          </w:p>
        </w:tc>
        <w:tc>
          <w:tcPr>
            <w:tcW w:w="282" w:type="dxa"/>
            <w:vAlign w:val="center"/>
            <w:tcPrChange w:id="904" w:author="Juliette Cohen" w:date="2020-11-10T11:18:00Z">
              <w:tcPr>
                <w:tcW w:w="282" w:type="dxa"/>
              </w:tcPr>
            </w:tcPrChange>
          </w:tcPr>
          <w:p w14:paraId="6FF8FDEC" w14:textId="187BA608" w:rsidR="004E7A37" w:rsidRPr="0030179A" w:rsidRDefault="004E7A37" w:rsidP="004E7A37">
            <w:pPr>
              <w:spacing w:after="0" w:line="240" w:lineRule="auto"/>
              <w:jc w:val="center"/>
              <w:rPr>
                <w:ins w:id="905" w:author="Juliette Cohen" w:date="2020-11-10T11:06:00Z"/>
                <w:rFonts w:eastAsia="Times New Roman" w:cs="Calibri"/>
                <w:color w:val="000000"/>
                <w:sz w:val="16"/>
                <w:szCs w:val="16"/>
                <w:lang w:val="en-IE" w:eastAsia="en-GB"/>
              </w:rPr>
            </w:pPr>
          </w:p>
        </w:tc>
        <w:tc>
          <w:tcPr>
            <w:tcW w:w="282" w:type="dxa"/>
            <w:tcPrChange w:id="906" w:author="Juliette Cohen" w:date="2020-11-10T11:18:00Z">
              <w:tcPr>
                <w:tcW w:w="282" w:type="dxa"/>
              </w:tcPr>
            </w:tcPrChange>
          </w:tcPr>
          <w:p w14:paraId="2D029C6F" w14:textId="77777777" w:rsidR="004E7A37" w:rsidRPr="0030179A" w:rsidRDefault="004E7A37" w:rsidP="004E7A37">
            <w:pPr>
              <w:spacing w:after="0" w:line="240" w:lineRule="auto"/>
              <w:jc w:val="center"/>
              <w:rPr>
                <w:ins w:id="907" w:author="Juliette Cohen" w:date="2020-11-10T11:06:00Z"/>
                <w:rFonts w:eastAsia="Times New Roman" w:cs="Calibri"/>
                <w:color w:val="000000"/>
                <w:sz w:val="16"/>
                <w:szCs w:val="16"/>
                <w:lang w:val="en-IE" w:eastAsia="en-GB"/>
              </w:rPr>
            </w:pPr>
          </w:p>
        </w:tc>
      </w:tr>
      <w:tr w:rsidR="00603C37" w:rsidRPr="0030179A" w14:paraId="6A375619" w14:textId="58381BA6" w:rsidTr="004E7A37">
        <w:tblPrEx>
          <w:tblPrExChange w:id="908" w:author="Juliette Cohen" w:date="2020-11-10T11:18:00Z">
            <w:tblPrEx>
              <w:tblW w:w="10518" w:type="dxa"/>
            </w:tblPrEx>
          </w:tblPrExChange>
        </w:tblPrEx>
        <w:trPr>
          <w:gridAfter w:val="1"/>
          <w:wAfter w:w="15" w:type="dxa"/>
          <w:trHeight w:val="270"/>
          <w:trPrChange w:id="909" w:author="Juliette Cohen" w:date="2020-11-10T11:18:00Z">
            <w:trPr>
              <w:gridAfter w:val="1"/>
              <w:wAfter w:w="18" w:type="dxa"/>
              <w:trHeight w:val="270"/>
            </w:trPr>
          </w:trPrChange>
        </w:trPr>
        <w:tc>
          <w:tcPr>
            <w:tcW w:w="1271" w:type="dxa"/>
            <w:shd w:val="clear" w:color="auto" w:fill="auto"/>
            <w:noWrap/>
            <w:vAlign w:val="center"/>
            <w:hideMark/>
            <w:tcPrChange w:id="910" w:author="Juliette Cohen" w:date="2020-11-10T11:18:00Z">
              <w:tcPr>
                <w:tcW w:w="1271" w:type="dxa"/>
                <w:shd w:val="clear" w:color="auto" w:fill="auto"/>
                <w:noWrap/>
                <w:vAlign w:val="center"/>
                <w:hideMark/>
              </w:tcPr>
            </w:tcPrChange>
          </w:tcPr>
          <w:p w14:paraId="7A6E8931"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Review of products by sector partners</w:t>
            </w:r>
          </w:p>
        </w:tc>
        <w:tc>
          <w:tcPr>
            <w:tcW w:w="283" w:type="dxa"/>
            <w:shd w:val="clear" w:color="auto" w:fill="auto"/>
            <w:noWrap/>
            <w:vAlign w:val="center"/>
            <w:hideMark/>
            <w:tcPrChange w:id="911" w:author="Juliette Cohen" w:date="2020-11-10T11:18:00Z">
              <w:tcPr>
                <w:tcW w:w="283" w:type="dxa"/>
                <w:shd w:val="clear" w:color="auto" w:fill="auto"/>
                <w:noWrap/>
                <w:vAlign w:val="center"/>
                <w:hideMark/>
              </w:tcPr>
            </w:tcPrChange>
          </w:tcPr>
          <w:p w14:paraId="7D920EC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912" w:author="Juliette Cohen" w:date="2020-11-10T11:18:00Z">
              <w:tcPr>
                <w:tcW w:w="283" w:type="dxa"/>
                <w:shd w:val="clear" w:color="auto" w:fill="auto"/>
                <w:noWrap/>
                <w:vAlign w:val="center"/>
                <w:hideMark/>
              </w:tcPr>
            </w:tcPrChange>
          </w:tcPr>
          <w:p w14:paraId="674D59A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913" w:author="Juliette Cohen" w:date="2020-11-10T11:18:00Z">
              <w:tcPr>
                <w:tcW w:w="305" w:type="dxa"/>
                <w:shd w:val="clear" w:color="auto" w:fill="auto"/>
                <w:noWrap/>
                <w:vAlign w:val="center"/>
                <w:hideMark/>
              </w:tcPr>
            </w:tcPrChange>
          </w:tcPr>
          <w:p w14:paraId="1D76586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914" w:author="Juliette Cohen" w:date="2020-11-10T11:18:00Z">
              <w:tcPr>
                <w:tcW w:w="236" w:type="dxa"/>
                <w:shd w:val="clear" w:color="auto" w:fill="auto"/>
                <w:noWrap/>
                <w:vAlign w:val="center"/>
                <w:hideMark/>
              </w:tcPr>
            </w:tcPrChange>
          </w:tcPr>
          <w:p w14:paraId="602957D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915" w:author="Juliette Cohen" w:date="2020-11-10T11:18:00Z">
              <w:tcPr>
                <w:tcW w:w="287" w:type="dxa"/>
                <w:gridSpan w:val="2"/>
                <w:shd w:val="clear" w:color="auto" w:fill="auto"/>
                <w:vAlign w:val="center"/>
              </w:tcPr>
            </w:tcPrChange>
          </w:tcPr>
          <w:p w14:paraId="2D1C458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916" w:author="Juliette Cohen" w:date="2020-11-10T11:18:00Z">
              <w:tcPr>
                <w:tcW w:w="331" w:type="dxa"/>
                <w:shd w:val="clear" w:color="auto" w:fill="auto"/>
                <w:noWrap/>
                <w:vAlign w:val="center"/>
                <w:hideMark/>
              </w:tcPr>
            </w:tcPrChange>
          </w:tcPr>
          <w:p w14:paraId="30A30A4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917" w:author="Juliette Cohen" w:date="2020-11-10T11:18:00Z">
              <w:tcPr>
                <w:tcW w:w="331" w:type="dxa"/>
                <w:shd w:val="clear" w:color="auto" w:fill="auto"/>
                <w:noWrap/>
                <w:vAlign w:val="center"/>
                <w:hideMark/>
              </w:tcPr>
            </w:tcPrChange>
          </w:tcPr>
          <w:p w14:paraId="79CE2A4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918" w:author="Juliette Cohen" w:date="2020-11-10T11:18:00Z">
              <w:tcPr>
                <w:tcW w:w="332" w:type="dxa"/>
                <w:shd w:val="clear" w:color="auto" w:fill="auto"/>
                <w:noWrap/>
                <w:vAlign w:val="center"/>
                <w:hideMark/>
              </w:tcPr>
            </w:tcPrChange>
          </w:tcPr>
          <w:p w14:paraId="7538892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919" w:author="Juliette Cohen" w:date="2020-11-10T11:18:00Z">
              <w:tcPr>
                <w:tcW w:w="305" w:type="dxa"/>
                <w:shd w:val="clear" w:color="auto" w:fill="auto"/>
                <w:noWrap/>
                <w:vAlign w:val="center"/>
                <w:hideMark/>
              </w:tcPr>
            </w:tcPrChange>
          </w:tcPr>
          <w:p w14:paraId="14F2B98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920" w:author="Juliette Cohen" w:date="2020-11-10T11:18:00Z">
              <w:tcPr>
                <w:tcW w:w="316" w:type="dxa"/>
                <w:shd w:val="clear" w:color="auto" w:fill="auto"/>
                <w:noWrap/>
                <w:vAlign w:val="center"/>
                <w:hideMark/>
              </w:tcPr>
            </w:tcPrChange>
          </w:tcPr>
          <w:p w14:paraId="3EC4E6A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921" w:author="Juliette Cohen" w:date="2020-11-10T11:18:00Z">
              <w:tcPr>
                <w:tcW w:w="357" w:type="dxa"/>
                <w:shd w:val="clear" w:color="auto" w:fill="auto"/>
                <w:noWrap/>
                <w:vAlign w:val="center"/>
                <w:hideMark/>
              </w:tcPr>
            </w:tcPrChange>
          </w:tcPr>
          <w:p w14:paraId="22D0A63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922" w:author="Juliette Cohen" w:date="2020-11-10T11:18:00Z">
              <w:tcPr>
                <w:tcW w:w="285" w:type="dxa"/>
                <w:shd w:val="clear" w:color="auto" w:fill="auto"/>
                <w:noWrap/>
                <w:vAlign w:val="center"/>
                <w:hideMark/>
              </w:tcPr>
            </w:tcPrChange>
          </w:tcPr>
          <w:p w14:paraId="3985BC9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923" w:author="Juliette Cohen" w:date="2020-11-10T11:18:00Z">
              <w:tcPr>
                <w:tcW w:w="359" w:type="dxa"/>
                <w:shd w:val="clear" w:color="auto" w:fill="auto"/>
                <w:noWrap/>
                <w:vAlign w:val="center"/>
                <w:hideMark/>
              </w:tcPr>
            </w:tcPrChange>
          </w:tcPr>
          <w:p w14:paraId="5AA0A53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924" w:author="Juliette Cohen" w:date="2020-11-10T11:18:00Z">
              <w:tcPr>
                <w:tcW w:w="285" w:type="dxa"/>
                <w:shd w:val="clear" w:color="auto" w:fill="auto"/>
                <w:noWrap/>
                <w:vAlign w:val="center"/>
                <w:hideMark/>
              </w:tcPr>
            </w:tcPrChange>
          </w:tcPr>
          <w:p w14:paraId="5FEE862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925" w:author="Juliette Cohen" w:date="2020-11-10T11:18:00Z">
              <w:tcPr>
                <w:tcW w:w="241" w:type="dxa"/>
                <w:shd w:val="clear" w:color="auto" w:fill="auto"/>
                <w:noWrap/>
                <w:vAlign w:val="center"/>
                <w:hideMark/>
              </w:tcPr>
            </w:tcPrChange>
          </w:tcPr>
          <w:p w14:paraId="5C9D138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926" w:author="Juliette Cohen" w:date="2020-11-10T11:18:00Z">
              <w:tcPr>
                <w:tcW w:w="357" w:type="dxa"/>
                <w:shd w:val="clear" w:color="auto" w:fill="auto"/>
                <w:noWrap/>
                <w:vAlign w:val="center"/>
                <w:hideMark/>
              </w:tcPr>
            </w:tcPrChange>
          </w:tcPr>
          <w:p w14:paraId="1102227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927" w:author="Juliette Cohen" w:date="2020-11-10T11:18:00Z">
              <w:tcPr>
                <w:tcW w:w="236" w:type="dxa"/>
                <w:shd w:val="clear" w:color="auto" w:fill="auto"/>
                <w:noWrap/>
                <w:vAlign w:val="center"/>
                <w:hideMark/>
              </w:tcPr>
            </w:tcPrChange>
          </w:tcPr>
          <w:p w14:paraId="19F0161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928" w:author="Juliette Cohen" w:date="2020-11-10T11:18:00Z">
              <w:tcPr>
                <w:tcW w:w="357" w:type="dxa"/>
                <w:gridSpan w:val="2"/>
                <w:shd w:val="clear" w:color="auto" w:fill="auto"/>
                <w:vAlign w:val="center"/>
              </w:tcPr>
            </w:tcPrChange>
          </w:tcPr>
          <w:p w14:paraId="2A8BCC9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929" w:author="Juliette Cohen" w:date="2020-11-10T11:18:00Z">
              <w:tcPr>
                <w:tcW w:w="236" w:type="dxa"/>
                <w:shd w:val="clear" w:color="auto" w:fill="auto"/>
                <w:noWrap/>
                <w:vAlign w:val="center"/>
              </w:tcPr>
            </w:tcPrChange>
          </w:tcPr>
          <w:p w14:paraId="50358A9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930" w:author="Juliette Cohen" w:date="2020-11-10T11:18:00Z">
              <w:tcPr>
                <w:tcW w:w="331" w:type="dxa"/>
                <w:shd w:val="clear" w:color="auto" w:fill="auto"/>
                <w:noWrap/>
                <w:vAlign w:val="center"/>
              </w:tcPr>
            </w:tcPrChange>
          </w:tcPr>
          <w:p w14:paraId="31127762" w14:textId="0B7CF291" w:rsidR="00603C37" w:rsidRPr="0030179A" w:rsidRDefault="00603C37" w:rsidP="004E7A37">
            <w:pPr>
              <w:spacing w:after="0" w:line="240" w:lineRule="auto"/>
              <w:jc w:val="center"/>
              <w:rPr>
                <w:rFonts w:eastAsia="Times New Roman" w:cs="Calibri"/>
                <w:color w:val="000000"/>
                <w:sz w:val="16"/>
                <w:szCs w:val="16"/>
                <w:lang w:val="en-IE" w:eastAsia="en-GB"/>
              </w:rPr>
            </w:pPr>
            <w:del w:id="931" w:author="Juliette Cohen" w:date="2020-11-10T11:12:00Z">
              <w:r w:rsidRPr="0030179A" w:rsidDel="00603C37">
                <w:rPr>
                  <w:rFonts w:eastAsia="Times New Roman" w:cs="Calibri"/>
                  <w:color w:val="000000"/>
                  <w:sz w:val="16"/>
                  <w:szCs w:val="16"/>
                  <w:lang w:val="en-IE" w:eastAsia="en-GB"/>
                </w:rPr>
                <w:delText>X</w:delText>
              </w:r>
            </w:del>
          </w:p>
        </w:tc>
        <w:tc>
          <w:tcPr>
            <w:tcW w:w="331" w:type="dxa"/>
            <w:shd w:val="clear" w:color="auto" w:fill="auto"/>
            <w:noWrap/>
            <w:vAlign w:val="center"/>
            <w:tcPrChange w:id="932" w:author="Juliette Cohen" w:date="2020-11-10T11:18:00Z">
              <w:tcPr>
                <w:tcW w:w="331" w:type="dxa"/>
                <w:shd w:val="clear" w:color="auto" w:fill="auto"/>
                <w:noWrap/>
                <w:vAlign w:val="center"/>
              </w:tcPr>
            </w:tcPrChange>
          </w:tcPr>
          <w:p w14:paraId="2C7AAABE" w14:textId="5424311C" w:rsidR="00603C37" w:rsidRPr="0030179A" w:rsidRDefault="00603C37" w:rsidP="004E7A37">
            <w:pPr>
              <w:spacing w:after="0" w:line="240" w:lineRule="auto"/>
              <w:jc w:val="center"/>
              <w:rPr>
                <w:rFonts w:eastAsia="Times New Roman" w:cs="Calibri"/>
                <w:color w:val="000000"/>
                <w:sz w:val="16"/>
                <w:szCs w:val="16"/>
                <w:lang w:val="en-IE" w:eastAsia="en-GB"/>
              </w:rPr>
            </w:pPr>
            <w:del w:id="933" w:author="Juliette Cohen" w:date="2020-11-10T11:12:00Z">
              <w:r w:rsidRPr="0030179A" w:rsidDel="00603C37">
                <w:rPr>
                  <w:rFonts w:eastAsia="Times New Roman" w:cs="Calibri"/>
                  <w:color w:val="000000"/>
                  <w:sz w:val="16"/>
                  <w:szCs w:val="16"/>
                  <w:lang w:val="en-IE" w:eastAsia="en-GB"/>
                </w:rPr>
                <w:delText>X</w:delText>
              </w:r>
            </w:del>
          </w:p>
        </w:tc>
        <w:tc>
          <w:tcPr>
            <w:tcW w:w="299" w:type="dxa"/>
            <w:shd w:val="clear" w:color="auto" w:fill="auto"/>
            <w:noWrap/>
            <w:vAlign w:val="center"/>
            <w:tcPrChange w:id="934" w:author="Juliette Cohen" w:date="2020-11-10T11:18:00Z">
              <w:tcPr>
                <w:tcW w:w="299" w:type="dxa"/>
                <w:shd w:val="clear" w:color="auto" w:fill="auto"/>
                <w:noWrap/>
                <w:vAlign w:val="center"/>
              </w:tcPr>
            </w:tcPrChange>
          </w:tcPr>
          <w:p w14:paraId="78F5011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77" w:type="dxa"/>
            <w:gridSpan w:val="2"/>
            <w:tcPrChange w:id="935" w:author="Juliette Cohen" w:date="2020-11-10T11:18:00Z">
              <w:tcPr>
                <w:tcW w:w="277" w:type="dxa"/>
              </w:tcPr>
            </w:tcPrChange>
          </w:tcPr>
          <w:p w14:paraId="5D86C40D" w14:textId="77777777" w:rsidR="00603C37" w:rsidRPr="0030179A" w:rsidRDefault="00603C37" w:rsidP="004E7A37">
            <w:pPr>
              <w:spacing w:after="0" w:line="240" w:lineRule="auto"/>
              <w:jc w:val="center"/>
              <w:rPr>
                <w:ins w:id="936" w:author="Juliette Cohen" w:date="2020-11-10T11:03:00Z"/>
                <w:rFonts w:eastAsia="Times New Roman" w:cs="Calibri"/>
                <w:color w:val="000000"/>
                <w:sz w:val="16"/>
                <w:szCs w:val="16"/>
                <w:lang w:val="en-IE" w:eastAsia="en-GB"/>
              </w:rPr>
            </w:pPr>
          </w:p>
        </w:tc>
        <w:tc>
          <w:tcPr>
            <w:tcW w:w="284" w:type="dxa"/>
            <w:tcPrChange w:id="937" w:author="Juliette Cohen" w:date="2020-11-10T11:18:00Z">
              <w:tcPr>
                <w:tcW w:w="284" w:type="dxa"/>
                <w:gridSpan w:val="2"/>
              </w:tcPr>
            </w:tcPrChange>
          </w:tcPr>
          <w:p w14:paraId="2B6BF791" w14:textId="77777777" w:rsidR="00603C37" w:rsidRPr="0030179A" w:rsidRDefault="00603C37" w:rsidP="004E7A37">
            <w:pPr>
              <w:spacing w:after="0" w:line="240" w:lineRule="auto"/>
              <w:jc w:val="center"/>
              <w:rPr>
                <w:ins w:id="938" w:author="Juliette Cohen" w:date="2020-11-10T11:04:00Z"/>
                <w:rFonts w:eastAsia="Times New Roman" w:cs="Calibri"/>
                <w:color w:val="000000"/>
                <w:sz w:val="16"/>
                <w:szCs w:val="16"/>
                <w:lang w:val="en-IE" w:eastAsia="en-GB"/>
              </w:rPr>
            </w:pPr>
          </w:p>
        </w:tc>
        <w:tc>
          <w:tcPr>
            <w:tcW w:w="284" w:type="dxa"/>
            <w:tcPrChange w:id="939" w:author="Juliette Cohen" w:date="2020-11-10T11:18:00Z">
              <w:tcPr>
                <w:tcW w:w="284" w:type="dxa"/>
              </w:tcPr>
            </w:tcPrChange>
          </w:tcPr>
          <w:p w14:paraId="15E13C36" w14:textId="77777777" w:rsidR="00603C37" w:rsidRPr="0030179A" w:rsidRDefault="00603C37" w:rsidP="004E7A37">
            <w:pPr>
              <w:spacing w:after="0" w:line="240" w:lineRule="auto"/>
              <w:jc w:val="center"/>
              <w:rPr>
                <w:ins w:id="940" w:author="Juliette Cohen" w:date="2020-11-10T11:04:00Z"/>
                <w:rFonts w:eastAsia="Times New Roman" w:cs="Calibri"/>
                <w:color w:val="000000"/>
                <w:sz w:val="16"/>
                <w:szCs w:val="16"/>
                <w:lang w:val="en-IE" w:eastAsia="en-GB"/>
              </w:rPr>
            </w:pPr>
          </w:p>
        </w:tc>
        <w:tc>
          <w:tcPr>
            <w:tcW w:w="284" w:type="dxa"/>
            <w:vAlign w:val="center"/>
            <w:tcPrChange w:id="941" w:author="Juliette Cohen" w:date="2020-11-10T11:18:00Z">
              <w:tcPr>
                <w:tcW w:w="284" w:type="dxa"/>
              </w:tcPr>
            </w:tcPrChange>
          </w:tcPr>
          <w:p w14:paraId="3DED1C27" w14:textId="77777777" w:rsidR="00603C37" w:rsidRPr="0030179A" w:rsidRDefault="00603C37" w:rsidP="004E7A37">
            <w:pPr>
              <w:spacing w:after="0" w:line="240" w:lineRule="auto"/>
              <w:jc w:val="center"/>
              <w:rPr>
                <w:ins w:id="942" w:author="Juliette Cohen" w:date="2020-11-10T11:05:00Z"/>
                <w:rFonts w:eastAsia="Times New Roman" w:cs="Calibri"/>
                <w:color w:val="000000"/>
                <w:sz w:val="16"/>
                <w:szCs w:val="16"/>
                <w:lang w:val="en-IE" w:eastAsia="en-GB"/>
              </w:rPr>
            </w:pPr>
          </w:p>
        </w:tc>
        <w:tc>
          <w:tcPr>
            <w:tcW w:w="289" w:type="dxa"/>
            <w:vAlign w:val="center"/>
            <w:tcPrChange w:id="943" w:author="Juliette Cohen" w:date="2020-11-10T11:18:00Z">
              <w:tcPr>
                <w:tcW w:w="289" w:type="dxa"/>
              </w:tcPr>
            </w:tcPrChange>
          </w:tcPr>
          <w:p w14:paraId="38580EE1" w14:textId="77777777" w:rsidR="00603C37" w:rsidRPr="0030179A" w:rsidRDefault="00603C37" w:rsidP="004E7A37">
            <w:pPr>
              <w:spacing w:after="0" w:line="240" w:lineRule="auto"/>
              <w:jc w:val="center"/>
              <w:rPr>
                <w:ins w:id="944" w:author="Juliette Cohen" w:date="2020-11-10T11:05:00Z"/>
                <w:rFonts w:eastAsia="Times New Roman" w:cs="Calibri"/>
                <w:color w:val="000000"/>
                <w:sz w:val="16"/>
                <w:szCs w:val="16"/>
                <w:lang w:val="en-IE" w:eastAsia="en-GB"/>
              </w:rPr>
            </w:pPr>
          </w:p>
        </w:tc>
        <w:tc>
          <w:tcPr>
            <w:tcW w:w="282" w:type="dxa"/>
            <w:gridSpan w:val="2"/>
            <w:vAlign w:val="center"/>
            <w:tcPrChange w:id="945" w:author="Juliette Cohen" w:date="2020-11-10T11:18:00Z">
              <w:tcPr>
                <w:tcW w:w="282" w:type="dxa"/>
              </w:tcPr>
            </w:tcPrChange>
          </w:tcPr>
          <w:p w14:paraId="1134AD16" w14:textId="1798D054" w:rsidR="00603C37" w:rsidRPr="0030179A" w:rsidRDefault="00603C37" w:rsidP="004E7A37">
            <w:pPr>
              <w:spacing w:after="0" w:line="240" w:lineRule="auto"/>
              <w:jc w:val="center"/>
              <w:rPr>
                <w:ins w:id="946" w:author="Juliette Cohen" w:date="2020-11-10T11:06:00Z"/>
                <w:rFonts w:eastAsia="Times New Roman" w:cs="Calibri"/>
                <w:color w:val="000000"/>
                <w:sz w:val="16"/>
                <w:szCs w:val="16"/>
                <w:lang w:val="en-IE" w:eastAsia="en-GB"/>
              </w:rPr>
            </w:pPr>
            <w:ins w:id="947" w:author="Juliette Cohen" w:date="2020-11-10T11:13:00Z">
              <w:r w:rsidRPr="0030179A">
                <w:rPr>
                  <w:rFonts w:eastAsia="Times New Roman" w:cs="Calibri"/>
                  <w:color w:val="000000"/>
                  <w:sz w:val="16"/>
                  <w:szCs w:val="16"/>
                  <w:lang w:val="en-IE" w:eastAsia="en-GB"/>
                </w:rPr>
                <w:t>X</w:t>
              </w:r>
            </w:ins>
          </w:p>
        </w:tc>
        <w:tc>
          <w:tcPr>
            <w:tcW w:w="282" w:type="dxa"/>
            <w:vAlign w:val="center"/>
            <w:tcPrChange w:id="948" w:author="Juliette Cohen" w:date="2020-11-10T11:18:00Z">
              <w:tcPr>
                <w:tcW w:w="282" w:type="dxa"/>
                <w:gridSpan w:val="2"/>
              </w:tcPr>
            </w:tcPrChange>
          </w:tcPr>
          <w:p w14:paraId="28FEADC6" w14:textId="5C7CE707" w:rsidR="00603C37" w:rsidRPr="0030179A" w:rsidRDefault="00603C37" w:rsidP="004E7A37">
            <w:pPr>
              <w:spacing w:after="0" w:line="240" w:lineRule="auto"/>
              <w:jc w:val="center"/>
              <w:rPr>
                <w:ins w:id="949" w:author="Juliette Cohen" w:date="2020-11-10T11:06:00Z"/>
                <w:rFonts w:eastAsia="Times New Roman" w:cs="Calibri"/>
                <w:color w:val="000000"/>
                <w:sz w:val="16"/>
                <w:szCs w:val="16"/>
                <w:lang w:val="en-IE" w:eastAsia="en-GB"/>
              </w:rPr>
            </w:pPr>
            <w:ins w:id="950" w:author="Juliette Cohen" w:date="2020-11-10T11:13:00Z">
              <w:r w:rsidRPr="0030179A">
                <w:rPr>
                  <w:rFonts w:eastAsia="Times New Roman" w:cs="Calibri"/>
                  <w:color w:val="000000"/>
                  <w:sz w:val="16"/>
                  <w:szCs w:val="16"/>
                  <w:lang w:val="en-IE" w:eastAsia="en-GB"/>
                </w:rPr>
                <w:t>X</w:t>
              </w:r>
            </w:ins>
          </w:p>
        </w:tc>
        <w:tc>
          <w:tcPr>
            <w:tcW w:w="282" w:type="dxa"/>
            <w:vAlign w:val="center"/>
            <w:tcPrChange w:id="951" w:author="Juliette Cohen" w:date="2020-11-10T11:18:00Z">
              <w:tcPr>
                <w:tcW w:w="282" w:type="dxa"/>
              </w:tcPr>
            </w:tcPrChange>
          </w:tcPr>
          <w:p w14:paraId="25FB636D" w14:textId="77777777" w:rsidR="00603C37" w:rsidRPr="0030179A" w:rsidRDefault="00603C37" w:rsidP="004E7A37">
            <w:pPr>
              <w:spacing w:after="0" w:line="240" w:lineRule="auto"/>
              <w:jc w:val="center"/>
              <w:rPr>
                <w:ins w:id="952" w:author="Juliette Cohen" w:date="2020-11-10T11:06:00Z"/>
                <w:rFonts w:eastAsia="Times New Roman" w:cs="Calibri"/>
                <w:color w:val="000000"/>
                <w:sz w:val="16"/>
                <w:szCs w:val="16"/>
                <w:lang w:val="en-IE" w:eastAsia="en-GB"/>
              </w:rPr>
            </w:pPr>
          </w:p>
        </w:tc>
        <w:tc>
          <w:tcPr>
            <w:tcW w:w="282" w:type="dxa"/>
            <w:tcPrChange w:id="953" w:author="Juliette Cohen" w:date="2020-11-10T11:18:00Z">
              <w:tcPr>
                <w:tcW w:w="282" w:type="dxa"/>
              </w:tcPr>
            </w:tcPrChange>
          </w:tcPr>
          <w:p w14:paraId="7B899A86" w14:textId="77777777" w:rsidR="00603C37" w:rsidRPr="0030179A" w:rsidRDefault="00603C37" w:rsidP="004E7A37">
            <w:pPr>
              <w:spacing w:after="0" w:line="240" w:lineRule="auto"/>
              <w:jc w:val="center"/>
              <w:rPr>
                <w:ins w:id="954" w:author="Juliette Cohen" w:date="2020-11-10T11:06:00Z"/>
                <w:rFonts w:eastAsia="Times New Roman" w:cs="Calibri"/>
                <w:color w:val="000000"/>
                <w:sz w:val="16"/>
                <w:szCs w:val="16"/>
                <w:lang w:val="en-IE" w:eastAsia="en-GB"/>
              </w:rPr>
            </w:pPr>
          </w:p>
        </w:tc>
      </w:tr>
      <w:tr w:rsidR="00603C37" w:rsidRPr="0030179A" w14:paraId="743288BA" w14:textId="68FA041C" w:rsidTr="004E7A37">
        <w:tblPrEx>
          <w:tblPrExChange w:id="955" w:author="Juliette Cohen" w:date="2020-11-10T11:18:00Z">
            <w:tblPrEx>
              <w:tblW w:w="10518" w:type="dxa"/>
            </w:tblPrEx>
          </w:tblPrExChange>
        </w:tblPrEx>
        <w:trPr>
          <w:gridAfter w:val="1"/>
          <w:wAfter w:w="15" w:type="dxa"/>
          <w:trHeight w:val="270"/>
          <w:trPrChange w:id="956" w:author="Juliette Cohen" w:date="2020-11-10T11:18:00Z">
            <w:trPr>
              <w:gridAfter w:val="1"/>
              <w:wAfter w:w="18" w:type="dxa"/>
              <w:trHeight w:val="270"/>
            </w:trPr>
          </w:trPrChange>
        </w:trPr>
        <w:tc>
          <w:tcPr>
            <w:tcW w:w="1271" w:type="dxa"/>
            <w:shd w:val="clear" w:color="auto" w:fill="auto"/>
            <w:noWrap/>
            <w:vAlign w:val="center"/>
            <w:hideMark/>
            <w:tcPrChange w:id="957" w:author="Juliette Cohen" w:date="2020-11-10T11:18:00Z">
              <w:tcPr>
                <w:tcW w:w="1271" w:type="dxa"/>
                <w:shd w:val="clear" w:color="auto" w:fill="auto"/>
                <w:noWrap/>
                <w:vAlign w:val="center"/>
                <w:hideMark/>
              </w:tcPr>
            </w:tcPrChange>
          </w:tcPr>
          <w:p w14:paraId="67EEE468"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Final review of products by REACH</w:t>
            </w:r>
          </w:p>
        </w:tc>
        <w:tc>
          <w:tcPr>
            <w:tcW w:w="283" w:type="dxa"/>
            <w:shd w:val="clear" w:color="auto" w:fill="auto"/>
            <w:noWrap/>
            <w:vAlign w:val="center"/>
            <w:hideMark/>
            <w:tcPrChange w:id="958" w:author="Juliette Cohen" w:date="2020-11-10T11:18:00Z">
              <w:tcPr>
                <w:tcW w:w="283" w:type="dxa"/>
                <w:shd w:val="clear" w:color="auto" w:fill="auto"/>
                <w:noWrap/>
                <w:vAlign w:val="center"/>
                <w:hideMark/>
              </w:tcPr>
            </w:tcPrChange>
          </w:tcPr>
          <w:p w14:paraId="52BD562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959" w:author="Juliette Cohen" w:date="2020-11-10T11:18:00Z">
              <w:tcPr>
                <w:tcW w:w="283" w:type="dxa"/>
                <w:shd w:val="clear" w:color="auto" w:fill="auto"/>
                <w:noWrap/>
                <w:vAlign w:val="center"/>
                <w:hideMark/>
              </w:tcPr>
            </w:tcPrChange>
          </w:tcPr>
          <w:p w14:paraId="449DFC7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960" w:author="Juliette Cohen" w:date="2020-11-10T11:18:00Z">
              <w:tcPr>
                <w:tcW w:w="305" w:type="dxa"/>
                <w:shd w:val="clear" w:color="auto" w:fill="auto"/>
                <w:noWrap/>
                <w:vAlign w:val="center"/>
                <w:hideMark/>
              </w:tcPr>
            </w:tcPrChange>
          </w:tcPr>
          <w:p w14:paraId="7BEC32B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961" w:author="Juliette Cohen" w:date="2020-11-10T11:18:00Z">
              <w:tcPr>
                <w:tcW w:w="236" w:type="dxa"/>
                <w:shd w:val="clear" w:color="auto" w:fill="auto"/>
                <w:noWrap/>
                <w:vAlign w:val="center"/>
                <w:hideMark/>
              </w:tcPr>
            </w:tcPrChange>
          </w:tcPr>
          <w:p w14:paraId="2F6227C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962" w:author="Juliette Cohen" w:date="2020-11-10T11:18:00Z">
              <w:tcPr>
                <w:tcW w:w="287" w:type="dxa"/>
                <w:gridSpan w:val="2"/>
                <w:shd w:val="clear" w:color="auto" w:fill="auto"/>
                <w:vAlign w:val="center"/>
              </w:tcPr>
            </w:tcPrChange>
          </w:tcPr>
          <w:p w14:paraId="639D48B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963" w:author="Juliette Cohen" w:date="2020-11-10T11:18:00Z">
              <w:tcPr>
                <w:tcW w:w="331" w:type="dxa"/>
                <w:shd w:val="clear" w:color="auto" w:fill="auto"/>
                <w:noWrap/>
                <w:vAlign w:val="center"/>
                <w:hideMark/>
              </w:tcPr>
            </w:tcPrChange>
          </w:tcPr>
          <w:p w14:paraId="23FBC0F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964" w:author="Juliette Cohen" w:date="2020-11-10T11:18:00Z">
              <w:tcPr>
                <w:tcW w:w="331" w:type="dxa"/>
                <w:shd w:val="clear" w:color="auto" w:fill="auto"/>
                <w:noWrap/>
                <w:vAlign w:val="center"/>
                <w:hideMark/>
              </w:tcPr>
            </w:tcPrChange>
          </w:tcPr>
          <w:p w14:paraId="0C26A2D1"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965" w:author="Juliette Cohen" w:date="2020-11-10T11:18:00Z">
              <w:tcPr>
                <w:tcW w:w="332" w:type="dxa"/>
                <w:shd w:val="clear" w:color="auto" w:fill="auto"/>
                <w:noWrap/>
                <w:vAlign w:val="center"/>
                <w:hideMark/>
              </w:tcPr>
            </w:tcPrChange>
          </w:tcPr>
          <w:p w14:paraId="4140F2A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966" w:author="Juliette Cohen" w:date="2020-11-10T11:18:00Z">
              <w:tcPr>
                <w:tcW w:w="305" w:type="dxa"/>
                <w:shd w:val="clear" w:color="auto" w:fill="auto"/>
                <w:noWrap/>
                <w:vAlign w:val="center"/>
                <w:hideMark/>
              </w:tcPr>
            </w:tcPrChange>
          </w:tcPr>
          <w:p w14:paraId="73AA02D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967" w:author="Juliette Cohen" w:date="2020-11-10T11:18:00Z">
              <w:tcPr>
                <w:tcW w:w="316" w:type="dxa"/>
                <w:shd w:val="clear" w:color="auto" w:fill="auto"/>
                <w:noWrap/>
                <w:vAlign w:val="center"/>
                <w:hideMark/>
              </w:tcPr>
            </w:tcPrChange>
          </w:tcPr>
          <w:p w14:paraId="5C3C4DA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968" w:author="Juliette Cohen" w:date="2020-11-10T11:18:00Z">
              <w:tcPr>
                <w:tcW w:w="357" w:type="dxa"/>
                <w:shd w:val="clear" w:color="auto" w:fill="auto"/>
                <w:noWrap/>
                <w:vAlign w:val="center"/>
                <w:hideMark/>
              </w:tcPr>
            </w:tcPrChange>
          </w:tcPr>
          <w:p w14:paraId="107B94E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969" w:author="Juliette Cohen" w:date="2020-11-10T11:18:00Z">
              <w:tcPr>
                <w:tcW w:w="285" w:type="dxa"/>
                <w:shd w:val="clear" w:color="auto" w:fill="auto"/>
                <w:noWrap/>
                <w:vAlign w:val="center"/>
                <w:hideMark/>
              </w:tcPr>
            </w:tcPrChange>
          </w:tcPr>
          <w:p w14:paraId="700B185C"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970" w:author="Juliette Cohen" w:date="2020-11-10T11:18:00Z">
              <w:tcPr>
                <w:tcW w:w="359" w:type="dxa"/>
                <w:shd w:val="clear" w:color="auto" w:fill="auto"/>
                <w:noWrap/>
                <w:vAlign w:val="center"/>
                <w:hideMark/>
              </w:tcPr>
            </w:tcPrChange>
          </w:tcPr>
          <w:p w14:paraId="74B26A1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971" w:author="Juliette Cohen" w:date="2020-11-10T11:18:00Z">
              <w:tcPr>
                <w:tcW w:w="285" w:type="dxa"/>
                <w:shd w:val="clear" w:color="auto" w:fill="auto"/>
                <w:noWrap/>
                <w:vAlign w:val="center"/>
                <w:hideMark/>
              </w:tcPr>
            </w:tcPrChange>
          </w:tcPr>
          <w:p w14:paraId="7B9D117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972" w:author="Juliette Cohen" w:date="2020-11-10T11:18:00Z">
              <w:tcPr>
                <w:tcW w:w="241" w:type="dxa"/>
                <w:shd w:val="clear" w:color="auto" w:fill="auto"/>
                <w:noWrap/>
                <w:vAlign w:val="center"/>
                <w:hideMark/>
              </w:tcPr>
            </w:tcPrChange>
          </w:tcPr>
          <w:p w14:paraId="53B471C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973" w:author="Juliette Cohen" w:date="2020-11-10T11:18:00Z">
              <w:tcPr>
                <w:tcW w:w="357" w:type="dxa"/>
                <w:shd w:val="clear" w:color="auto" w:fill="auto"/>
                <w:noWrap/>
                <w:vAlign w:val="center"/>
                <w:hideMark/>
              </w:tcPr>
            </w:tcPrChange>
          </w:tcPr>
          <w:p w14:paraId="4C7DADE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974" w:author="Juliette Cohen" w:date="2020-11-10T11:18:00Z">
              <w:tcPr>
                <w:tcW w:w="236" w:type="dxa"/>
                <w:shd w:val="clear" w:color="auto" w:fill="auto"/>
                <w:noWrap/>
                <w:vAlign w:val="center"/>
                <w:hideMark/>
              </w:tcPr>
            </w:tcPrChange>
          </w:tcPr>
          <w:p w14:paraId="0C84F26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975" w:author="Juliette Cohen" w:date="2020-11-10T11:18:00Z">
              <w:tcPr>
                <w:tcW w:w="357" w:type="dxa"/>
                <w:gridSpan w:val="2"/>
                <w:shd w:val="clear" w:color="auto" w:fill="auto"/>
                <w:vAlign w:val="center"/>
              </w:tcPr>
            </w:tcPrChange>
          </w:tcPr>
          <w:p w14:paraId="6354F6F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976" w:author="Juliette Cohen" w:date="2020-11-10T11:18:00Z">
              <w:tcPr>
                <w:tcW w:w="236" w:type="dxa"/>
                <w:shd w:val="clear" w:color="auto" w:fill="auto"/>
                <w:noWrap/>
                <w:vAlign w:val="center"/>
              </w:tcPr>
            </w:tcPrChange>
          </w:tcPr>
          <w:p w14:paraId="4D936AD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977" w:author="Juliette Cohen" w:date="2020-11-10T11:18:00Z">
              <w:tcPr>
                <w:tcW w:w="331" w:type="dxa"/>
                <w:shd w:val="clear" w:color="auto" w:fill="auto"/>
                <w:noWrap/>
                <w:vAlign w:val="center"/>
              </w:tcPr>
            </w:tcPrChange>
          </w:tcPr>
          <w:p w14:paraId="2B76F01C" w14:textId="7F47A5CC" w:rsidR="00603C37" w:rsidRPr="0030179A" w:rsidRDefault="00603C37" w:rsidP="004E7A37">
            <w:pPr>
              <w:spacing w:after="0" w:line="240" w:lineRule="auto"/>
              <w:jc w:val="center"/>
              <w:rPr>
                <w:rFonts w:eastAsia="Times New Roman" w:cs="Calibri"/>
                <w:color w:val="000000"/>
                <w:sz w:val="16"/>
                <w:szCs w:val="16"/>
                <w:lang w:val="en-IE" w:eastAsia="en-GB"/>
              </w:rPr>
            </w:pPr>
            <w:del w:id="978" w:author="Juliette Cohen" w:date="2020-11-10T11:12:00Z">
              <w:r w:rsidRPr="0030179A" w:rsidDel="00603C37">
                <w:rPr>
                  <w:rFonts w:eastAsia="Times New Roman" w:cs="Calibri"/>
                  <w:color w:val="000000"/>
                  <w:sz w:val="16"/>
                  <w:szCs w:val="16"/>
                  <w:lang w:val="en-IE" w:eastAsia="en-GB"/>
                </w:rPr>
                <w:delText>X</w:delText>
              </w:r>
            </w:del>
          </w:p>
        </w:tc>
        <w:tc>
          <w:tcPr>
            <w:tcW w:w="331" w:type="dxa"/>
            <w:shd w:val="clear" w:color="auto" w:fill="auto"/>
            <w:noWrap/>
            <w:vAlign w:val="center"/>
            <w:tcPrChange w:id="979" w:author="Juliette Cohen" w:date="2020-11-10T11:18:00Z">
              <w:tcPr>
                <w:tcW w:w="331" w:type="dxa"/>
                <w:shd w:val="clear" w:color="auto" w:fill="auto"/>
                <w:noWrap/>
                <w:vAlign w:val="center"/>
              </w:tcPr>
            </w:tcPrChange>
          </w:tcPr>
          <w:p w14:paraId="0CE61D85" w14:textId="631A33F2" w:rsidR="00603C37" w:rsidRPr="0030179A" w:rsidRDefault="00603C37" w:rsidP="004E7A37">
            <w:pPr>
              <w:spacing w:after="0" w:line="240" w:lineRule="auto"/>
              <w:jc w:val="center"/>
              <w:rPr>
                <w:rFonts w:eastAsia="Times New Roman" w:cs="Calibri"/>
                <w:color w:val="000000"/>
                <w:sz w:val="16"/>
                <w:szCs w:val="16"/>
                <w:lang w:val="en-IE" w:eastAsia="en-GB"/>
              </w:rPr>
            </w:pPr>
            <w:del w:id="980" w:author="Juliette Cohen" w:date="2020-11-10T11:12:00Z">
              <w:r w:rsidRPr="0030179A" w:rsidDel="00603C37">
                <w:rPr>
                  <w:rFonts w:eastAsia="Times New Roman" w:cs="Calibri"/>
                  <w:color w:val="000000"/>
                  <w:sz w:val="16"/>
                  <w:szCs w:val="16"/>
                  <w:lang w:val="en-IE" w:eastAsia="en-GB"/>
                </w:rPr>
                <w:delText>X</w:delText>
              </w:r>
            </w:del>
          </w:p>
        </w:tc>
        <w:tc>
          <w:tcPr>
            <w:tcW w:w="299" w:type="dxa"/>
            <w:shd w:val="clear" w:color="auto" w:fill="auto"/>
            <w:noWrap/>
            <w:vAlign w:val="center"/>
            <w:tcPrChange w:id="981" w:author="Juliette Cohen" w:date="2020-11-10T11:18:00Z">
              <w:tcPr>
                <w:tcW w:w="299" w:type="dxa"/>
                <w:shd w:val="clear" w:color="auto" w:fill="auto"/>
                <w:noWrap/>
                <w:vAlign w:val="center"/>
              </w:tcPr>
            </w:tcPrChange>
          </w:tcPr>
          <w:p w14:paraId="73072565" w14:textId="53724DA9" w:rsidR="00603C37" w:rsidRPr="0030179A" w:rsidRDefault="00603C37" w:rsidP="004E7A37">
            <w:pPr>
              <w:spacing w:after="0" w:line="240" w:lineRule="auto"/>
              <w:jc w:val="center"/>
              <w:rPr>
                <w:rFonts w:eastAsia="Times New Roman" w:cs="Calibri"/>
                <w:color w:val="000000"/>
                <w:sz w:val="16"/>
                <w:szCs w:val="16"/>
                <w:lang w:val="en-IE" w:eastAsia="en-GB"/>
              </w:rPr>
            </w:pPr>
            <w:del w:id="982" w:author="Juliette Cohen" w:date="2020-11-10T11:12:00Z">
              <w:r w:rsidRPr="0030179A" w:rsidDel="00603C37">
                <w:rPr>
                  <w:rFonts w:eastAsia="Times New Roman" w:cs="Calibri"/>
                  <w:color w:val="000000"/>
                  <w:sz w:val="16"/>
                  <w:szCs w:val="16"/>
                  <w:lang w:val="en-IE" w:eastAsia="en-GB"/>
                </w:rPr>
                <w:delText>X</w:delText>
              </w:r>
            </w:del>
          </w:p>
        </w:tc>
        <w:tc>
          <w:tcPr>
            <w:tcW w:w="277" w:type="dxa"/>
            <w:gridSpan w:val="2"/>
            <w:tcPrChange w:id="983" w:author="Juliette Cohen" w:date="2020-11-10T11:18:00Z">
              <w:tcPr>
                <w:tcW w:w="277" w:type="dxa"/>
              </w:tcPr>
            </w:tcPrChange>
          </w:tcPr>
          <w:p w14:paraId="4C5C99D4" w14:textId="77777777" w:rsidR="00603C37" w:rsidRPr="0030179A" w:rsidRDefault="00603C37" w:rsidP="004E7A37">
            <w:pPr>
              <w:spacing w:after="0" w:line="240" w:lineRule="auto"/>
              <w:jc w:val="center"/>
              <w:rPr>
                <w:ins w:id="984" w:author="Juliette Cohen" w:date="2020-11-10T11:03:00Z"/>
                <w:rFonts w:eastAsia="Times New Roman" w:cs="Calibri"/>
                <w:color w:val="000000"/>
                <w:sz w:val="16"/>
                <w:szCs w:val="16"/>
                <w:lang w:val="en-IE" w:eastAsia="en-GB"/>
              </w:rPr>
            </w:pPr>
          </w:p>
        </w:tc>
        <w:tc>
          <w:tcPr>
            <w:tcW w:w="284" w:type="dxa"/>
            <w:tcPrChange w:id="985" w:author="Juliette Cohen" w:date="2020-11-10T11:18:00Z">
              <w:tcPr>
                <w:tcW w:w="284" w:type="dxa"/>
                <w:gridSpan w:val="2"/>
              </w:tcPr>
            </w:tcPrChange>
          </w:tcPr>
          <w:p w14:paraId="2F4F668C" w14:textId="77777777" w:rsidR="00603C37" w:rsidRPr="0030179A" w:rsidRDefault="00603C37" w:rsidP="004E7A37">
            <w:pPr>
              <w:spacing w:after="0" w:line="240" w:lineRule="auto"/>
              <w:jc w:val="center"/>
              <w:rPr>
                <w:ins w:id="986" w:author="Juliette Cohen" w:date="2020-11-10T11:04:00Z"/>
                <w:rFonts w:eastAsia="Times New Roman" w:cs="Calibri"/>
                <w:color w:val="000000"/>
                <w:sz w:val="16"/>
                <w:szCs w:val="16"/>
                <w:lang w:val="en-IE" w:eastAsia="en-GB"/>
              </w:rPr>
            </w:pPr>
          </w:p>
        </w:tc>
        <w:tc>
          <w:tcPr>
            <w:tcW w:w="284" w:type="dxa"/>
            <w:tcPrChange w:id="987" w:author="Juliette Cohen" w:date="2020-11-10T11:18:00Z">
              <w:tcPr>
                <w:tcW w:w="284" w:type="dxa"/>
              </w:tcPr>
            </w:tcPrChange>
          </w:tcPr>
          <w:p w14:paraId="417FD56D" w14:textId="77777777" w:rsidR="00603C37" w:rsidRPr="0030179A" w:rsidRDefault="00603C37" w:rsidP="004E7A37">
            <w:pPr>
              <w:spacing w:after="0" w:line="240" w:lineRule="auto"/>
              <w:jc w:val="center"/>
              <w:rPr>
                <w:ins w:id="988" w:author="Juliette Cohen" w:date="2020-11-10T11:04:00Z"/>
                <w:rFonts w:eastAsia="Times New Roman" w:cs="Calibri"/>
                <w:color w:val="000000"/>
                <w:sz w:val="16"/>
                <w:szCs w:val="16"/>
                <w:lang w:val="en-IE" w:eastAsia="en-GB"/>
              </w:rPr>
            </w:pPr>
          </w:p>
        </w:tc>
        <w:tc>
          <w:tcPr>
            <w:tcW w:w="284" w:type="dxa"/>
            <w:vAlign w:val="center"/>
            <w:tcPrChange w:id="989" w:author="Juliette Cohen" w:date="2020-11-10T11:18:00Z">
              <w:tcPr>
                <w:tcW w:w="284" w:type="dxa"/>
              </w:tcPr>
            </w:tcPrChange>
          </w:tcPr>
          <w:p w14:paraId="452C8627" w14:textId="77777777" w:rsidR="00603C37" w:rsidRPr="0030179A" w:rsidRDefault="00603C37" w:rsidP="004E7A37">
            <w:pPr>
              <w:spacing w:after="0" w:line="240" w:lineRule="auto"/>
              <w:jc w:val="center"/>
              <w:rPr>
                <w:ins w:id="990" w:author="Juliette Cohen" w:date="2020-11-10T11:05:00Z"/>
                <w:rFonts w:eastAsia="Times New Roman" w:cs="Calibri"/>
                <w:color w:val="000000"/>
                <w:sz w:val="16"/>
                <w:szCs w:val="16"/>
                <w:lang w:val="en-IE" w:eastAsia="en-GB"/>
              </w:rPr>
            </w:pPr>
          </w:p>
        </w:tc>
        <w:tc>
          <w:tcPr>
            <w:tcW w:w="289" w:type="dxa"/>
            <w:vAlign w:val="center"/>
            <w:tcPrChange w:id="991" w:author="Juliette Cohen" w:date="2020-11-10T11:18:00Z">
              <w:tcPr>
                <w:tcW w:w="289" w:type="dxa"/>
              </w:tcPr>
            </w:tcPrChange>
          </w:tcPr>
          <w:p w14:paraId="15B66E52" w14:textId="77777777" w:rsidR="00603C37" w:rsidRPr="0030179A" w:rsidRDefault="00603C37" w:rsidP="004E7A37">
            <w:pPr>
              <w:spacing w:after="0" w:line="240" w:lineRule="auto"/>
              <w:jc w:val="center"/>
              <w:rPr>
                <w:ins w:id="992" w:author="Juliette Cohen" w:date="2020-11-10T11:05:00Z"/>
                <w:rFonts w:eastAsia="Times New Roman" w:cs="Calibri"/>
                <w:color w:val="000000"/>
                <w:sz w:val="16"/>
                <w:szCs w:val="16"/>
                <w:lang w:val="en-IE" w:eastAsia="en-GB"/>
              </w:rPr>
            </w:pPr>
          </w:p>
        </w:tc>
        <w:tc>
          <w:tcPr>
            <w:tcW w:w="282" w:type="dxa"/>
            <w:gridSpan w:val="2"/>
            <w:vAlign w:val="center"/>
            <w:tcPrChange w:id="993" w:author="Juliette Cohen" w:date="2020-11-10T11:18:00Z">
              <w:tcPr>
                <w:tcW w:w="282" w:type="dxa"/>
              </w:tcPr>
            </w:tcPrChange>
          </w:tcPr>
          <w:p w14:paraId="4802CF18" w14:textId="028467FF" w:rsidR="00603C37" w:rsidRPr="0030179A" w:rsidRDefault="00603C37" w:rsidP="004E7A37">
            <w:pPr>
              <w:spacing w:after="0" w:line="240" w:lineRule="auto"/>
              <w:jc w:val="center"/>
              <w:rPr>
                <w:ins w:id="994" w:author="Juliette Cohen" w:date="2020-11-10T11:06:00Z"/>
                <w:rFonts w:eastAsia="Times New Roman" w:cs="Calibri"/>
                <w:color w:val="000000"/>
                <w:sz w:val="16"/>
                <w:szCs w:val="16"/>
                <w:lang w:val="en-IE" w:eastAsia="en-GB"/>
              </w:rPr>
            </w:pPr>
          </w:p>
        </w:tc>
        <w:tc>
          <w:tcPr>
            <w:tcW w:w="282" w:type="dxa"/>
            <w:vAlign w:val="center"/>
            <w:tcPrChange w:id="995" w:author="Juliette Cohen" w:date="2020-11-10T11:18:00Z">
              <w:tcPr>
                <w:tcW w:w="282" w:type="dxa"/>
                <w:gridSpan w:val="2"/>
              </w:tcPr>
            </w:tcPrChange>
          </w:tcPr>
          <w:p w14:paraId="11294754" w14:textId="2F2A3448" w:rsidR="00603C37" w:rsidRPr="0030179A" w:rsidRDefault="00603C37" w:rsidP="004E7A37">
            <w:pPr>
              <w:spacing w:after="0" w:line="240" w:lineRule="auto"/>
              <w:jc w:val="center"/>
              <w:rPr>
                <w:ins w:id="996" w:author="Juliette Cohen" w:date="2020-11-10T11:06:00Z"/>
                <w:rFonts w:eastAsia="Times New Roman" w:cs="Calibri"/>
                <w:color w:val="000000"/>
                <w:sz w:val="16"/>
                <w:szCs w:val="16"/>
                <w:lang w:val="en-IE" w:eastAsia="en-GB"/>
              </w:rPr>
            </w:pPr>
            <w:ins w:id="997" w:author="Juliette Cohen" w:date="2020-11-10T11:13:00Z">
              <w:r w:rsidRPr="0030179A">
                <w:rPr>
                  <w:rFonts w:eastAsia="Times New Roman" w:cs="Calibri"/>
                  <w:color w:val="000000"/>
                  <w:sz w:val="16"/>
                  <w:szCs w:val="16"/>
                  <w:lang w:val="en-IE" w:eastAsia="en-GB"/>
                </w:rPr>
                <w:t>X</w:t>
              </w:r>
            </w:ins>
          </w:p>
        </w:tc>
        <w:tc>
          <w:tcPr>
            <w:tcW w:w="282" w:type="dxa"/>
            <w:vAlign w:val="center"/>
            <w:tcPrChange w:id="998" w:author="Juliette Cohen" w:date="2020-11-10T11:18:00Z">
              <w:tcPr>
                <w:tcW w:w="282" w:type="dxa"/>
              </w:tcPr>
            </w:tcPrChange>
          </w:tcPr>
          <w:p w14:paraId="0C1EC26E" w14:textId="012470D9" w:rsidR="00603C37" w:rsidRPr="0030179A" w:rsidRDefault="00603C37" w:rsidP="004E7A37">
            <w:pPr>
              <w:spacing w:after="0" w:line="240" w:lineRule="auto"/>
              <w:jc w:val="center"/>
              <w:rPr>
                <w:ins w:id="999" w:author="Juliette Cohen" w:date="2020-11-10T11:06:00Z"/>
                <w:rFonts w:eastAsia="Times New Roman" w:cs="Calibri"/>
                <w:color w:val="000000"/>
                <w:sz w:val="16"/>
                <w:szCs w:val="16"/>
                <w:lang w:val="en-IE" w:eastAsia="en-GB"/>
              </w:rPr>
            </w:pPr>
            <w:ins w:id="1000" w:author="Juliette Cohen" w:date="2020-11-10T11:13:00Z">
              <w:r w:rsidRPr="0030179A">
                <w:rPr>
                  <w:rFonts w:eastAsia="Times New Roman" w:cs="Calibri"/>
                  <w:color w:val="000000"/>
                  <w:sz w:val="16"/>
                  <w:szCs w:val="16"/>
                  <w:lang w:val="en-IE" w:eastAsia="en-GB"/>
                </w:rPr>
                <w:t>X</w:t>
              </w:r>
            </w:ins>
          </w:p>
        </w:tc>
        <w:tc>
          <w:tcPr>
            <w:tcW w:w="282" w:type="dxa"/>
            <w:tcPrChange w:id="1001" w:author="Juliette Cohen" w:date="2020-11-10T11:18:00Z">
              <w:tcPr>
                <w:tcW w:w="282" w:type="dxa"/>
              </w:tcPr>
            </w:tcPrChange>
          </w:tcPr>
          <w:p w14:paraId="5A7C82B5" w14:textId="77777777" w:rsidR="00603C37" w:rsidRPr="0030179A" w:rsidRDefault="00603C37" w:rsidP="004E7A37">
            <w:pPr>
              <w:spacing w:after="0" w:line="240" w:lineRule="auto"/>
              <w:jc w:val="center"/>
              <w:rPr>
                <w:ins w:id="1002" w:author="Juliette Cohen" w:date="2020-11-10T11:06:00Z"/>
                <w:rFonts w:eastAsia="Times New Roman" w:cs="Calibri"/>
                <w:color w:val="000000"/>
                <w:sz w:val="16"/>
                <w:szCs w:val="16"/>
                <w:lang w:val="en-IE" w:eastAsia="en-GB"/>
              </w:rPr>
            </w:pPr>
          </w:p>
        </w:tc>
      </w:tr>
      <w:tr w:rsidR="00603C37" w:rsidRPr="0030179A" w14:paraId="6E4B45C5" w14:textId="75AF401A" w:rsidTr="004E7A37">
        <w:tblPrEx>
          <w:tblPrExChange w:id="1003" w:author="Juliette Cohen" w:date="2020-11-10T11:18:00Z">
            <w:tblPrEx>
              <w:tblW w:w="10518" w:type="dxa"/>
            </w:tblPrEx>
          </w:tblPrExChange>
        </w:tblPrEx>
        <w:trPr>
          <w:gridAfter w:val="1"/>
          <w:wAfter w:w="15" w:type="dxa"/>
          <w:trHeight w:val="270"/>
          <w:trPrChange w:id="1004" w:author="Juliette Cohen" w:date="2020-11-10T11:18:00Z">
            <w:trPr>
              <w:gridAfter w:val="1"/>
              <w:wAfter w:w="18" w:type="dxa"/>
              <w:trHeight w:val="270"/>
            </w:trPr>
          </w:trPrChange>
        </w:trPr>
        <w:tc>
          <w:tcPr>
            <w:tcW w:w="1271" w:type="dxa"/>
            <w:shd w:val="clear" w:color="auto" w:fill="auto"/>
            <w:noWrap/>
            <w:vAlign w:val="center"/>
            <w:hideMark/>
            <w:tcPrChange w:id="1005" w:author="Juliette Cohen" w:date="2020-11-10T11:18:00Z">
              <w:tcPr>
                <w:tcW w:w="1271" w:type="dxa"/>
                <w:shd w:val="clear" w:color="auto" w:fill="auto"/>
                <w:noWrap/>
                <w:vAlign w:val="center"/>
                <w:hideMark/>
              </w:tcPr>
            </w:tcPrChange>
          </w:tcPr>
          <w:p w14:paraId="51B43D48" w14:textId="77777777" w:rsidR="00603C37" w:rsidRPr="0030179A" w:rsidRDefault="00603C37" w:rsidP="004E7A37">
            <w:pPr>
              <w:spacing w:after="0" w:line="240" w:lineRule="auto"/>
              <w:jc w:val="left"/>
              <w:rPr>
                <w:rFonts w:eastAsia="Times New Roman" w:cs="Calibri"/>
                <w:color w:val="000000"/>
                <w:sz w:val="16"/>
                <w:szCs w:val="16"/>
                <w:lang w:val="en-IE" w:eastAsia="en-GB"/>
              </w:rPr>
            </w:pPr>
            <w:r w:rsidRPr="0030179A">
              <w:rPr>
                <w:rFonts w:eastAsia="Times New Roman" w:cs="Calibri"/>
                <w:color w:val="000000"/>
                <w:sz w:val="16"/>
                <w:szCs w:val="16"/>
                <w:lang w:val="en-IE" w:eastAsia="en-GB"/>
              </w:rPr>
              <w:t>Submission of final products</w:t>
            </w:r>
          </w:p>
        </w:tc>
        <w:tc>
          <w:tcPr>
            <w:tcW w:w="283" w:type="dxa"/>
            <w:shd w:val="clear" w:color="auto" w:fill="auto"/>
            <w:noWrap/>
            <w:vAlign w:val="center"/>
            <w:hideMark/>
            <w:tcPrChange w:id="1006" w:author="Juliette Cohen" w:date="2020-11-10T11:18:00Z">
              <w:tcPr>
                <w:tcW w:w="283" w:type="dxa"/>
                <w:shd w:val="clear" w:color="auto" w:fill="auto"/>
                <w:noWrap/>
                <w:vAlign w:val="center"/>
                <w:hideMark/>
              </w:tcPr>
            </w:tcPrChange>
          </w:tcPr>
          <w:p w14:paraId="0A9FDAC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3" w:type="dxa"/>
            <w:shd w:val="clear" w:color="auto" w:fill="auto"/>
            <w:noWrap/>
            <w:vAlign w:val="center"/>
            <w:hideMark/>
            <w:tcPrChange w:id="1007" w:author="Juliette Cohen" w:date="2020-11-10T11:18:00Z">
              <w:tcPr>
                <w:tcW w:w="283" w:type="dxa"/>
                <w:shd w:val="clear" w:color="auto" w:fill="auto"/>
                <w:noWrap/>
                <w:vAlign w:val="center"/>
                <w:hideMark/>
              </w:tcPr>
            </w:tcPrChange>
          </w:tcPr>
          <w:p w14:paraId="31990C8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1008" w:author="Juliette Cohen" w:date="2020-11-10T11:18:00Z">
              <w:tcPr>
                <w:tcW w:w="305" w:type="dxa"/>
                <w:shd w:val="clear" w:color="auto" w:fill="auto"/>
                <w:noWrap/>
                <w:vAlign w:val="center"/>
                <w:hideMark/>
              </w:tcPr>
            </w:tcPrChange>
          </w:tcPr>
          <w:p w14:paraId="5781DFF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1009" w:author="Juliette Cohen" w:date="2020-11-10T11:18:00Z">
              <w:tcPr>
                <w:tcW w:w="236" w:type="dxa"/>
                <w:shd w:val="clear" w:color="auto" w:fill="auto"/>
                <w:noWrap/>
                <w:vAlign w:val="center"/>
                <w:hideMark/>
              </w:tcPr>
            </w:tcPrChange>
          </w:tcPr>
          <w:p w14:paraId="2C7A19E4"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7" w:type="dxa"/>
            <w:gridSpan w:val="2"/>
            <w:shd w:val="clear" w:color="auto" w:fill="auto"/>
            <w:vAlign w:val="center"/>
            <w:tcPrChange w:id="1010" w:author="Juliette Cohen" w:date="2020-11-10T11:18:00Z">
              <w:tcPr>
                <w:tcW w:w="287" w:type="dxa"/>
                <w:gridSpan w:val="2"/>
                <w:shd w:val="clear" w:color="auto" w:fill="auto"/>
                <w:vAlign w:val="center"/>
              </w:tcPr>
            </w:tcPrChange>
          </w:tcPr>
          <w:p w14:paraId="63400FC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1011" w:author="Juliette Cohen" w:date="2020-11-10T11:18:00Z">
              <w:tcPr>
                <w:tcW w:w="331" w:type="dxa"/>
                <w:shd w:val="clear" w:color="auto" w:fill="auto"/>
                <w:noWrap/>
                <w:vAlign w:val="center"/>
                <w:hideMark/>
              </w:tcPr>
            </w:tcPrChange>
          </w:tcPr>
          <w:p w14:paraId="2BAA17DE"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hideMark/>
            <w:tcPrChange w:id="1012" w:author="Juliette Cohen" w:date="2020-11-10T11:18:00Z">
              <w:tcPr>
                <w:tcW w:w="331" w:type="dxa"/>
                <w:shd w:val="clear" w:color="auto" w:fill="auto"/>
                <w:noWrap/>
                <w:vAlign w:val="center"/>
                <w:hideMark/>
              </w:tcPr>
            </w:tcPrChange>
          </w:tcPr>
          <w:p w14:paraId="3762599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2" w:type="dxa"/>
            <w:shd w:val="clear" w:color="auto" w:fill="auto"/>
            <w:noWrap/>
            <w:vAlign w:val="center"/>
            <w:hideMark/>
            <w:tcPrChange w:id="1013" w:author="Juliette Cohen" w:date="2020-11-10T11:18:00Z">
              <w:tcPr>
                <w:tcW w:w="332" w:type="dxa"/>
                <w:shd w:val="clear" w:color="auto" w:fill="auto"/>
                <w:noWrap/>
                <w:vAlign w:val="center"/>
                <w:hideMark/>
              </w:tcPr>
            </w:tcPrChange>
          </w:tcPr>
          <w:p w14:paraId="5312F92D"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05" w:type="dxa"/>
            <w:shd w:val="clear" w:color="auto" w:fill="auto"/>
            <w:noWrap/>
            <w:vAlign w:val="center"/>
            <w:hideMark/>
            <w:tcPrChange w:id="1014" w:author="Juliette Cohen" w:date="2020-11-10T11:18:00Z">
              <w:tcPr>
                <w:tcW w:w="305" w:type="dxa"/>
                <w:shd w:val="clear" w:color="auto" w:fill="auto"/>
                <w:noWrap/>
                <w:vAlign w:val="center"/>
                <w:hideMark/>
              </w:tcPr>
            </w:tcPrChange>
          </w:tcPr>
          <w:p w14:paraId="19EE039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16" w:type="dxa"/>
            <w:shd w:val="clear" w:color="auto" w:fill="auto"/>
            <w:noWrap/>
            <w:vAlign w:val="center"/>
            <w:hideMark/>
            <w:tcPrChange w:id="1015" w:author="Juliette Cohen" w:date="2020-11-10T11:18:00Z">
              <w:tcPr>
                <w:tcW w:w="316" w:type="dxa"/>
                <w:shd w:val="clear" w:color="auto" w:fill="auto"/>
                <w:noWrap/>
                <w:vAlign w:val="center"/>
                <w:hideMark/>
              </w:tcPr>
            </w:tcPrChange>
          </w:tcPr>
          <w:p w14:paraId="5B0CCCA9"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shd w:val="clear" w:color="auto" w:fill="auto"/>
            <w:noWrap/>
            <w:vAlign w:val="center"/>
            <w:hideMark/>
            <w:tcPrChange w:id="1016" w:author="Juliette Cohen" w:date="2020-11-10T11:18:00Z">
              <w:tcPr>
                <w:tcW w:w="357" w:type="dxa"/>
                <w:shd w:val="clear" w:color="auto" w:fill="auto"/>
                <w:noWrap/>
                <w:vAlign w:val="center"/>
                <w:hideMark/>
              </w:tcPr>
            </w:tcPrChange>
          </w:tcPr>
          <w:p w14:paraId="1514658F"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1017" w:author="Juliette Cohen" w:date="2020-11-10T11:18:00Z">
              <w:tcPr>
                <w:tcW w:w="285" w:type="dxa"/>
                <w:shd w:val="clear" w:color="auto" w:fill="auto"/>
                <w:noWrap/>
                <w:vAlign w:val="center"/>
                <w:hideMark/>
              </w:tcPr>
            </w:tcPrChange>
          </w:tcPr>
          <w:p w14:paraId="4A88E395"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gridSpan w:val="2"/>
            <w:shd w:val="clear" w:color="auto" w:fill="auto"/>
            <w:noWrap/>
            <w:vAlign w:val="center"/>
            <w:hideMark/>
            <w:tcPrChange w:id="1018" w:author="Juliette Cohen" w:date="2020-11-10T11:18:00Z">
              <w:tcPr>
                <w:tcW w:w="359" w:type="dxa"/>
                <w:shd w:val="clear" w:color="auto" w:fill="auto"/>
                <w:noWrap/>
                <w:vAlign w:val="center"/>
                <w:hideMark/>
              </w:tcPr>
            </w:tcPrChange>
          </w:tcPr>
          <w:p w14:paraId="008FB3A8"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5" w:type="dxa"/>
            <w:shd w:val="clear" w:color="auto" w:fill="auto"/>
            <w:noWrap/>
            <w:vAlign w:val="center"/>
            <w:hideMark/>
            <w:tcPrChange w:id="1019" w:author="Juliette Cohen" w:date="2020-11-10T11:18:00Z">
              <w:tcPr>
                <w:tcW w:w="285" w:type="dxa"/>
                <w:shd w:val="clear" w:color="auto" w:fill="auto"/>
                <w:noWrap/>
                <w:vAlign w:val="center"/>
                <w:hideMark/>
              </w:tcPr>
            </w:tcPrChange>
          </w:tcPr>
          <w:p w14:paraId="23EBF66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41" w:type="dxa"/>
            <w:shd w:val="clear" w:color="auto" w:fill="auto"/>
            <w:noWrap/>
            <w:vAlign w:val="center"/>
            <w:hideMark/>
            <w:tcPrChange w:id="1020" w:author="Juliette Cohen" w:date="2020-11-10T11:18:00Z">
              <w:tcPr>
                <w:tcW w:w="241" w:type="dxa"/>
                <w:shd w:val="clear" w:color="auto" w:fill="auto"/>
                <w:noWrap/>
                <w:vAlign w:val="center"/>
                <w:hideMark/>
              </w:tcPr>
            </w:tcPrChange>
          </w:tcPr>
          <w:p w14:paraId="2E593E2A"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84" w:type="dxa"/>
            <w:shd w:val="clear" w:color="auto" w:fill="auto"/>
            <w:noWrap/>
            <w:vAlign w:val="center"/>
            <w:hideMark/>
            <w:tcPrChange w:id="1021" w:author="Juliette Cohen" w:date="2020-11-10T11:18:00Z">
              <w:tcPr>
                <w:tcW w:w="357" w:type="dxa"/>
                <w:shd w:val="clear" w:color="auto" w:fill="auto"/>
                <w:noWrap/>
                <w:vAlign w:val="center"/>
                <w:hideMark/>
              </w:tcPr>
            </w:tcPrChange>
          </w:tcPr>
          <w:p w14:paraId="30B2A7B0"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hideMark/>
            <w:tcPrChange w:id="1022" w:author="Juliette Cohen" w:date="2020-11-10T11:18:00Z">
              <w:tcPr>
                <w:tcW w:w="236" w:type="dxa"/>
                <w:shd w:val="clear" w:color="auto" w:fill="auto"/>
                <w:noWrap/>
                <w:vAlign w:val="center"/>
                <w:hideMark/>
              </w:tcPr>
            </w:tcPrChange>
          </w:tcPr>
          <w:p w14:paraId="50D7E5A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57" w:type="dxa"/>
            <w:gridSpan w:val="2"/>
            <w:shd w:val="clear" w:color="auto" w:fill="auto"/>
            <w:vAlign w:val="center"/>
            <w:tcPrChange w:id="1023" w:author="Juliette Cohen" w:date="2020-11-10T11:18:00Z">
              <w:tcPr>
                <w:tcW w:w="357" w:type="dxa"/>
                <w:gridSpan w:val="2"/>
                <w:shd w:val="clear" w:color="auto" w:fill="auto"/>
                <w:vAlign w:val="center"/>
              </w:tcPr>
            </w:tcPrChange>
          </w:tcPr>
          <w:p w14:paraId="0591867B"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36" w:type="dxa"/>
            <w:shd w:val="clear" w:color="auto" w:fill="auto"/>
            <w:noWrap/>
            <w:vAlign w:val="center"/>
            <w:tcPrChange w:id="1024" w:author="Juliette Cohen" w:date="2020-11-10T11:18:00Z">
              <w:tcPr>
                <w:tcW w:w="236" w:type="dxa"/>
                <w:shd w:val="clear" w:color="auto" w:fill="auto"/>
                <w:noWrap/>
                <w:vAlign w:val="center"/>
              </w:tcPr>
            </w:tcPrChange>
          </w:tcPr>
          <w:p w14:paraId="3AE0D9D3"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1025" w:author="Juliette Cohen" w:date="2020-11-10T11:18:00Z">
              <w:tcPr>
                <w:tcW w:w="331" w:type="dxa"/>
                <w:shd w:val="clear" w:color="auto" w:fill="auto"/>
                <w:noWrap/>
                <w:vAlign w:val="center"/>
              </w:tcPr>
            </w:tcPrChange>
          </w:tcPr>
          <w:p w14:paraId="5F1155E2"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331" w:type="dxa"/>
            <w:shd w:val="clear" w:color="auto" w:fill="auto"/>
            <w:noWrap/>
            <w:vAlign w:val="center"/>
            <w:tcPrChange w:id="1026" w:author="Juliette Cohen" w:date="2020-11-10T11:18:00Z">
              <w:tcPr>
                <w:tcW w:w="331" w:type="dxa"/>
                <w:shd w:val="clear" w:color="auto" w:fill="auto"/>
                <w:noWrap/>
                <w:vAlign w:val="center"/>
              </w:tcPr>
            </w:tcPrChange>
          </w:tcPr>
          <w:p w14:paraId="37189DF6" w14:textId="77777777" w:rsidR="00603C37" w:rsidRPr="0030179A" w:rsidRDefault="00603C37" w:rsidP="004E7A37">
            <w:pPr>
              <w:spacing w:after="0" w:line="240" w:lineRule="auto"/>
              <w:jc w:val="center"/>
              <w:rPr>
                <w:rFonts w:eastAsia="Times New Roman" w:cs="Calibri"/>
                <w:color w:val="000000"/>
                <w:sz w:val="16"/>
                <w:szCs w:val="16"/>
                <w:lang w:val="en-IE" w:eastAsia="en-GB"/>
              </w:rPr>
            </w:pPr>
          </w:p>
        </w:tc>
        <w:tc>
          <w:tcPr>
            <w:tcW w:w="299" w:type="dxa"/>
            <w:shd w:val="clear" w:color="auto" w:fill="auto"/>
            <w:noWrap/>
            <w:vAlign w:val="center"/>
            <w:tcPrChange w:id="1027" w:author="Juliette Cohen" w:date="2020-11-10T11:18:00Z">
              <w:tcPr>
                <w:tcW w:w="299" w:type="dxa"/>
                <w:shd w:val="clear" w:color="auto" w:fill="auto"/>
                <w:noWrap/>
                <w:vAlign w:val="center"/>
              </w:tcPr>
            </w:tcPrChange>
          </w:tcPr>
          <w:p w14:paraId="4670BE8F" w14:textId="7AB08FF9" w:rsidR="00603C37" w:rsidRPr="0030179A" w:rsidRDefault="00603C37" w:rsidP="004E7A37">
            <w:pPr>
              <w:spacing w:after="0" w:line="240" w:lineRule="auto"/>
              <w:jc w:val="center"/>
              <w:rPr>
                <w:rFonts w:eastAsia="Times New Roman" w:cs="Calibri"/>
                <w:color w:val="000000"/>
                <w:sz w:val="16"/>
                <w:szCs w:val="16"/>
                <w:lang w:val="en-IE" w:eastAsia="en-GB"/>
              </w:rPr>
            </w:pPr>
            <w:del w:id="1028" w:author="Juliette Cohen" w:date="2020-11-10T11:12:00Z">
              <w:r w:rsidRPr="0030179A" w:rsidDel="00603C37">
                <w:rPr>
                  <w:rFonts w:eastAsia="Times New Roman" w:cs="Calibri"/>
                  <w:color w:val="000000"/>
                  <w:sz w:val="16"/>
                  <w:szCs w:val="16"/>
                  <w:lang w:val="en-IE" w:eastAsia="en-GB"/>
                </w:rPr>
                <w:delText>X</w:delText>
              </w:r>
            </w:del>
          </w:p>
        </w:tc>
        <w:tc>
          <w:tcPr>
            <w:tcW w:w="277" w:type="dxa"/>
            <w:gridSpan w:val="2"/>
            <w:tcPrChange w:id="1029" w:author="Juliette Cohen" w:date="2020-11-10T11:18:00Z">
              <w:tcPr>
                <w:tcW w:w="277" w:type="dxa"/>
              </w:tcPr>
            </w:tcPrChange>
          </w:tcPr>
          <w:p w14:paraId="11DF317A" w14:textId="77777777" w:rsidR="00603C37" w:rsidRPr="0030179A" w:rsidRDefault="00603C37" w:rsidP="004E7A37">
            <w:pPr>
              <w:spacing w:after="0" w:line="240" w:lineRule="auto"/>
              <w:jc w:val="center"/>
              <w:rPr>
                <w:ins w:id="1030" w:author="Juliette Cohen" w:date="2020-11-10T11:03:00Z"/>
                <w:rFonts w:eastAsia="Times New Roman" w:cs="Calibri"/>
                <w:color w:val="000000"/>
                <w:sz w:val="16"/>
                <w:szCs w:val="16"/>
                <w:lang w:val="en-IE" w:eastAsia="en-GB"/>
              </w:rPr>
            </w:pPr>
          </w:p>
        </w:tc>
        <w:tc>
          <w:tcPr>
            <w:tcW w:w="284" w:type="dxa"/>
            <w:tcPrChange w:id="1031" w:author="Juliette Cohen" w:date="2020-11-10T11:18:00Z">
              <w:tcPr>
                <w:tcW w:w="284" w:type="dxa"/>
                <w:gridSpan w:val="2"/>
              </w:tcPr>
            </w:tcPrChange>
          </w:tcPr>
          <w:p w14:paraId="5935A2B5" w14:textId="77777777" w:rsidR="00603C37" w:rsidRPr="0030179A" w:rsidRDefault="00603C37" w:rsidP="004E7A37">
            <w:pPr>
              <w:spacing w:after="0" w:line="240" w:lineRule="auto"/>
              <w:jc w:val="center"/>
              <w:rPr>
                <w:ins w:id="1032" w:author="Juliette Cohen" w:date="2020-11-10T11:04:00Z"/>
                <w:rFonts w:eastAsia="Times New Roman" w:cs="Calibri"/>
                <w:color w:val="000000"/>
                <w:sz w:val="16"/>
                <w:szCs w:val="16"/>
                <w:lang w:val="en-IE" w:eastAsia="en-GB"/>
              </w:rPr>
            </w:pPr>
          </w:p>
        </w:tc>
        <w:tc>
          <w:tcPr>
            <w:tcW w:w="284" w:type="dxa"/>
            <w:tcPrChange w:id="1033" w:author="Juliette Cohen" w:date="2020-11-10T11:18:00Z">
              <w:tcPr>
                <w:tcW w:w="284" w:type="dxa"/>
              </w:tcPr>
            </w:tcPrChange>
          </w:tcPr>
          <w:p w14:paraId="041CD5AC" w14:textId="77777777" w:rsidR="00603C37" w:rsidRPr="0030179A" w:rsidRDefault="00603C37" w:rsidP="004E7A37">
            <w:pPr>
              <w:spacing w:after="0" w:line="240" w:lineRule="auto"/>
              <w:jc w:val="center"/>
              <w:rPr>
                <w:ins w:id="1034" w:author="Juliette Cohen" w:date="2020-11-10T11:04:00Z"/>
                <w:rFonts w:eastAsia="Times New Roman" w:cs="Calibri"/>
                <w:color w:val="000000"/>
                <w:sz w:val="16"/>
                <w:szCs w:val="16"/>
                <w:lang w:val="en-IE" w:eastAsia="en-GB"/>
              </w:rPr>
            </w:pPr>
          </w:p>
        </w:tc>
        <w:tc>
          <w:tcPr>
            <w:tcW w:w="284" w:type="dxa"/>
            <w:vAlign w:val="center"/>
            <w:tcPrChange w:id="1035" w:author="Juliette Cohen" w:date="2020-11-10T11:18:00Z">
              <w:tcPr>
                <w:tcW w:w="284" w:type="dxa"/>
              </w:tcPr>
            </w:tcPrChange>
          </w:tcPr>
          <w:p w14:paraId="604C5CB7" w14:textId="77777777" w:rsidR="00603C37" w:rsidRPr="0030179A" w:rsidRDefault="00603C37" w:rsidP="004E7A37">
            <w:pPr>
              <w:spacing w:after="0" w:line="240" w:lineRule="auto"/>
              <w:jc w:val="center"/>
              <w:rPr>
                <w:ins w:id="1036" w:author="Juliette Cohen" w:date="2020-11-10T11:05:00Z"/>
                <w:rFonts w:eastAsia="Times New Roman" w:cs="Calibri"/>
                <w:color w:val="000000"/>
                <w:sz w:val="16"/>
                <w:szCs w:val="16"/>
                <w:lang w:val="en-IE" w:eastAsia="en-GB"/>
              </w:rPr>
            </w:pPr>
          </w:p>
        </w:tc>
        <w:tc>
          <w:tcPr>
            <w:tcW w:w="289" w:type="dxa"/>
            <w:vAlign w:val="center"/>
            <w:tcPrChange w:id="1037" w:author="Juliette Cohen" w:date="2020-11-10T11:18:00Z">
              <w:tcPr>
                <w:tcW w:w="289" w:type="dxa"/>
              </w:tcPr>
            </w:tcPrChange>
          </w:tcPr>
          <w:p w14:paraId="7761BB68" w14:textId="77777777" w:rsidR="00603C37" w:rsidRPr="0030179A" w:rsidRDefault="00603C37" w:rsidP="004E7A37">
            <w:pPr>
              <w:spacing w:after="0" w:line="240" w:lineRule="auto"/>
              <w:jc w:val="center"/>
              <w:rPr>
                <w:ins w:id="1038" w:author="Juliette Cohen" w:date="2020-11-10T11:05:00Z"/>
                <w:rFonts w:eastAsia="Times New Roman" w:cs="Calibri"/>
                <w:color w:val="000000"/>
                <w:sz w:val="16"/>
                <w:szCs w:val="16"/>
                <w:lang w:val="en-IE" w:eastAsia="en-GB"/>
              </w:rPr>
            </w:pPr>
          </w:p>
        </w:tc>
        <w:tc>
          <w:tcPr>
            <w:tcW w:w="282" w:type="dxa"/>
            <w:gridSpan w:val="2"/>
            <w:vAlign w:val="center"/>
            <w:tcPrChange w:id="1039" w:author="Juliette Cohen" w:date="2020-11-10T11:18:00Z">
              <w:tcPr>
                <w:tcW w:w="282" w:type="dxa"/>
              </w:tcPr>
            </w:tcPrChange>
          </w:tcPr>
          <w:p w14:paraId="6FEF6688" w14:textId="77777777" w:rsidR="00603C37" w:rsidRPr="0030179A" w:rsidRDefault="00603C37" w:rsidP="004E7A37">
            <w:pPr>
              <w:spacing w:after="0" w:line="240" w:lineRule="auto"/>
              <w:jc w:val="center"/>
              <w:rPr>
                <w:ins w:id="1040" w:author="Juliette Cohen" w:date="2020-11-10T11:06:00Z"/>
                <w:rFonts w:eastAsia="Times New Roman" w:cs="Calibri"/>
                <w:color w:val="000000"/>
                <w:sz w:val="16"/>
                <w:szCs w:val="16"/>
                <w:lang w:val="en-IE" w:eastAsia="en-GB"/>
              </w:rPr>
            </w:pPr>
          </w:p>
        </w:tc>
        <w:tc>
          <w:tcPr>
            <w:tcW w:w="282" w:type="dxa"/>
            <w:vAlign w:val="center"/>
            <w:tcPrChange w:id="1041" w:author="Juliette Cohen" w:date="2020-11-10T11:18:00Z">
              <w:tcPr>
                <w:tcW w:w="282" w:type="dxa"/>
                <w:gridSpan w:val="2"/>
              </w:tcPr>
            </w:tcPrChange>
          </w:tcPr>
          <w:p w14:paraId="22288DA2" w14:textId="77777777" w:rsidR="00603C37" w:rsidRPr="0030179A" w:rsidRDefault="00603C37" w:rsidP="004E7A37">
            <w:pPr>
              <w:spacing w:after="0" w:line="240" w:lineRule="auto"/>
              <w:jc w:val="center"/>
              <w:rPr>
                <w:ins w:id="1042" w:author="Juliette Cohen" w:date="2020-11-10T11:06:00Z"/>
                <w:rFonts w:eastAsia="Times New Roman" w:cs="Calibri"/>
                <w:color w:val="000000"/>
                <w:sz w:val="16"/>
                <w:szCs w:val="16"/>
                <w:lang w:val="en-IE" w:eastAsia="en-GB"/>
              </w:rPr>
            </w:pPr>
          </w:p>
        </w:tc>
        <w:tc>
          <w:tcPr>
            <w:tcW w:w="282" w:type="dxa"/>
            <w:vAlign w:val="center"/>
            <w:tcPrChange w:id="1043" w:author="Juliette Cohen" w:date="2020-11-10T11:18:00Z">
              <w:tcPr>
                <w:tcW w:w="282" w:type="dxa"/>
              </w:tcPr>
            </w:tcPrChange>
          </w:tcPr>
          <w:p w14:paraId="4256D0BF" w14:textId="426E3DB3" w:rsidR="00603C37" w:rsidRPr="0030179A" w:rsidRDefault="00603C37" w:rsidP="004E7A37">
            <w:pPr>
              <w:spacing w:after="0" w:line="240" w:lineRule="auto"/>
              <w:jc w:val="center"/>
              <w:rPr>
                <w:ins w:id="1044" w:author="Juliette Cohen" w:date="2020-11-10T11:06:00Z"/>
                <w:rFonts w:eastAsia="Times New Roman" w:cs="Calibri"/>
                <w:color w:val="000000"/>
                <w:sz w:val="16"/>
                <w:szCs w:val="16"/>
                <w:lang w:val="en-IE" w:eastAsia="en-GB"/>
              </w:rPr>
            </w:pPr>
          </w:p>
        </w:tc>
        <w:tc>
          <w:tcPr>
            <w:tcW w:w="282" w:type="dxa"/>
            <w:tcPrChange w:id="1045" w:author="Juliette Cohen" w:date="2020-11-10T11:18:00Z">
              <w:tcPr>
                <w:tcW w:w="282" w:type="dxa"/>
              </w:tcPr>
            </w:tcPrChange>
          </w:tcPr>
          <w:p w14:paraId="5F3B2A4B" w14:textId="41076FC1" w:rsidR="00603C37" w:rsidRPr="0030179A" w:rsidRDefault="00603C37" w:rsidP="004E7A37">
            <w:pPr>
              <w:spacing w:after="0" w:line="240" w:lineRule="auto"/>
              <w:jc w:val="center"/>
              <w:rPr>
                <w:ins w:id="1046" w:author="Juliette Cohen" w:date="2020-11-10T11:06:00Z"/>
                <w:rFonts w:eastAsia="Times New Roman" w:cs="Calibri"/>
                <w:color w:val="000000"/>
                <w:sz w:val="16"/>
                <w:szCs w:val="16"/>
                <w:lang w:val="en-IE" w:eastAsia="en-GB"/>
              </w:rPr>
            </w:pPr>
            <w:ins w:id="1047" w:author="Juliette Cohen" w:date="2020-11-10T11:13:00Z">
              <w:r w:rsidRPr="0030179A">
                <w:rPr>
                  <w:rFonts w:eastAsia="Times New Roman" w:cs="Calibri"/>
                  <w:color w:val="000000"/>
                  <w:sz w:val="16"/>
                  <w:szCs w:val="16"/>
                  <w:lang w:val="en-IE" w:eastAsia="en-GB"/>
                </w:rPr>
                <w:t>X</w:t>
              </w:r>
            </w:ins>
          </w:p>
        </w:tc>
      </w:tr>
    </w:tbl>
    <w:p w14:paraId="66C86EEB" w14:textId="69CB7AE0" w:rsidR="006F3E44" w:rsidRPr="00BD7577" w:rsidRDefault="00564131" w:rsidP="00C13447">
      <w:pPr>
        <w:pStyle w:val="Heading1"/>
        <w:ind w:left="504"/>
        <w:rPr>
          <w:lang w:val="en-GB"/>
        </w:rPr>
      </w:pPr>
      <w:r>
        <w:rPr>
          <w:lang w:val="en-GB"/>
        </w:rPr>
        <w:t>5</w:t>
      </w:r>
      <w:r w:rsidR="00D41BC9" w:rsidRPr="00C13447">
        <w:rPr>
          <w:lang w:val="en-GB"/>
        </w:rPr>
        <w:t xml:space="preserve">. </w:t>
      </w:r>
      <w:r w:rsidR="00251BCE" w:rsidRPr="00C13447">
        <w:rPr>
          <w:lang w:val="en-GB"/>
        </w:rPr>
        <w:t>Roles and responsibilities</w:t>
      </w:r>
    </w:p>
    <w:p w14:paraId="4B6F66CC" w14:textId="571B0648" w:rsidR="007D4BAC" w:rsidRPr="003500BA" w:rsidRDefault="00DE2948" w:rsidP="003A195C">
      <w:pPr>
        <w:pStyle w:val="Caption"/>
        <w:spacing w:after="120"/>
        <w:rPr>
          <w:rFonts w:cs="Arial"/>
        </w:rPr>
      </w:pPr>
      <w:bookmarkStart w:id="1048" w:name="_Toc377979133"/>
      <w:bookmarkStart w:id="1049" w:name="_Toc377979264"/>
      <w:bookmarkStart w:id="1050" w:name="_Toc378417570"/>
      <w:bookmarkStart w:id="1051" w:name="_Toc378417937"/>
      <w:bookmarkStart w:id="1052" w:name="_Toc378690952"/>
      <w:bookmarkStart w:id="1053" w:name="_Toc378691227"/>
      <w:bookmarkStart w:id="1054" w:name="_Toc379274750"/>
      <w:r>
        <w:t xml:space="preserve">Table </w:t>
      </w:r>
      <w:r w:rsidR="00C96B92">
        <w:t>2</w:t>
      </w:r>
      <w:r w:rsidR="007D4BAC" w:rsidRPr="003500BA">
        <w:t>: Description of roles and responsibilities</w:t>
      </w:r>
    </w:p>
    <w:tbl>
      <w:tblPr>
        <w:tblStyle w:val="ListTable7Colorful-Accent1"/>
        <w:tblW w:w="0" w:type="auto"/>
        <w:tblLook w:val="04A0" w:firstRow="1" w:lastRow="0" w:firstColumn="1" w:lastColumn="0" w:noHBand="0" w:noVBand="1"/>
      </w:tblPr>
      <w:tblGrid>
        <w:gridCol w:w="2405"/>
        <w:gridCol w:w="1985"/>
        <w:gridCol w:w="1701"/>
        <w:gridCol w:w="1560"/>
        <w:gridCol w:w="1412"/>
      </w:tblGrid>
      <w:tr w:rsidR="00460607" w:rsidRPr="003500BA" w14:paraId="59BE6FAF" w14:textId="266A94EA" w:rsidTr="00C13447">
        <w:trPr>
          <w:cnfStyle w:val="100000000000" w:firstRow="1" w:lastRow="0" w:firstColumn="0" w:lastColumn="0" w:oddVBand="0" w:evenVBand="0" w:oddHBand="0" w:evenHBand="0" w:firstRowFirstColumn="0" w:firstRowLastColumn="0" w:lastRowFirstColumn="0" w:lastRowLastColumn="0"/>
          <w:trHeight w:val="599"/>
        </w:trPr>
        <w:tc>
          <w:tcPr>
            <w:cnfStyle w:val="001000000100" w:firstRow="0" w:lastRow="0" w:firstColumn="1" w:lastColumn="0" w:oddVBand="0" w:evenVBand="0" w:oddHBand="0" w:evenHBand="0" w:firstRowFirstColumn="1" w:firstRowLastColumn="0" w:lastRowFirstColumn="0" w:lastRowLastColumn="0"/>
            <w:tcW w:w="2405" w:type="dxa"/>
            <w:vAlign w:val="center"/>
          </w:tcPr>
          <w:p w14:paraId="0EA13440" w14:textId="06FFA743" w:rsidR="00460607" w:rsidRPr="003500BA" w:rsidRDefault="00460607" w:rsidP="0032208C">
            <w:pPr>
              <w:pStyle w:val="Paragraphe"/>
              <w:rPr>
                <w:b/>
              </w:rPr>
            </w:pPr>
            <w:r w:rsidRPr="003500BA">
              <w:rPr>
                <w:b/>
              </w:rPr>
              <w:t>Task Description</w:t>
            </w:r>
          </w:p>
        </w:tc>
        <w:tc>
          <w:tcPr>
            <w:tcW w:w="1985" w:type="dxa"/>
            <w:vAlign w:val="center"/>
          </w:tcPr>
          <w:p w14:paraId="595E3984" w14:textId="2B0B8E5F"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rPr>
            </w:pPr>
            <w:r w:rsidRPr="003500BA">
              <w:rPr>
                <w:b/>
              </w:rPr>
              <w:t>Responsible</w:t>
            </w:r>
          </w:p>
        </w:tc>
        <w:tc>
          <w:tcPr>
            <w:tcW w:w="1701" w:type="dxa"/>
            <w:vAlign w:val="center"/>
          </w:tcPr>
          <w:p w14:paraId="0ED1549F" w14:textId="3D745D82"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rPr>
            </w:pPr>
            <w:r w:rsidRPr="003500BA">
              <w:rPr>
                <w:b/>
              </w:rPr>
              <w:t>Accountable</w:t>
            </w:r>
          </w:p>
        </w:tc>
        <w:tc>
          <w:tcPr>
            <w:tcW w:w="1559" w:type="dxa"/>
            <w:vAlign w:val="center"/>
          </w:tcPr>
          <w:p w14:paraId="0FA81F2C" w14:textId="4DD14B17"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rPr>
            </w:pPr>
            <w:r w:rsidRPr="003500BA">
              <w:rPr>
                <w:b/>
              </w:rPr>
              <w:t>Consulted</w:t>
            </w:r>
          </w:p>
        </w:tc>
        <w:tc>
          <w:tcPr>
            <w:tcW w:w="1412" w:type="dxa"/>
            <w:vAlign w:val="center"/>
          </w:tcPr>
          <w:p w14:paraId="3FC0926F" w14:textId="6E008E93"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rPr>
            </w:pPr>
            <w:r w:rsidRPr="003500BA">
              <w:rPr>
                <w:b/>
              </w:rPr>
              <w:t>Informed</w:t>
            </w:r>
          </w:p>
        </w:tc>
      </w:tr>
      <w:tr w:rsidR="00460607" w:rsidRPr="003500BA" w14:paraId="2F3D6437" w14:textId="1B71BF9C"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9CF71B9" w14:textId="4F72FF72" w:rsidR="00460607" w:rsidRPr="003500BA" w:rsidRDefault="0055732B">
            <w:pPr>
              <w:pStyle w:val="Paragraphe"/>
              <w:rPr>
                <w:b/>
              </w:rPr>
            </w:pPr>
            <w:r w:rsidRPr="003500BA">
              <w:t>Research design</w:t>
            </w:r>
          </w:p>
        </w:tc>
        <w:tc>
          <w:tcPr>
            <w:tcW w:w="1985" w:type="dxa"/>
            <w:vAlign w:val="center"/>
          </w:tcPr>
          <w:p w14:paraId="264ACEA7" w14:textId="484A6DB0" w:rsidR="00460607" w:rsidRPr="0012116F" w:rsidRDefault="00F50966" w:rsidP="0032208C">
            <w:pPr>
              <w:pStyle w:val="Paragraphe"/>
              <w:cnfStyle w:val="000000100000" w:firstRow="0" w:lastRow="0" w:firstColumn="0" w:lastColumn="0" w:oddVBand="0" w:evenVBand="0" w:oddHBand="1" w:evenHBand="0" w:firstRowFirstColumn="0" w:firstRowLastColumn="0" w:lastRowFirstColumn="0" w:lastRowLastColumn="0"/>
              <w:rPr>
                <w:iCs/>
                <w:color w:val="auto"/>
              </w:rPr>
            </w:pPr>
            <w:r>
              <w:rPr>
                <w:shd w:val="clear" w:color="auto" w:fill="FBDDDD" w:themeFill="accent1" w:themeFillTint="33"/>
              </w:rPr>
              <w:t>Assessment Officer, Research Manager, GIS/Data Specialist, GIS Officer</w:t>
            </w:r>
          </w:p>
        </w:tc>
        <w:tc>
          <w:tcPr>
            <w:tcW w:w="1701" w:type="dxa"/>
            <w:vAlign w:val="center"/>
          </w:tcPr>
          <w:p w14:paraId="1EE6ADAB" w14:textId="102002F0" w:rsidR="00460607" w:rsidRPr="0012116F" w:rsidRDefault="00F50966" w:rsidP="0032208C">
            <w:pPr>
              <w:pStyle w:val="Paragraphe"/>
              <w:cnfStyle w:val="000000100000" w:firstRow="0" w:lastRow="0" w:firstColumn="0" w:lastColumn="0" w:oddVBand="0" w:evenVBand="0" w:oddHBand="1" w:evenHBand="0" w:firstRowFirstColumn="0" w:firstRowLastColumn="0" w:lastRowFirstColumn="0" w:lastRowLastColumn="0"/>
              <w:rPr>
                <w:iCs/>
                <w:color w:val="auto"/>
              </w:rPr>
            </w:pPr>
            <w:r>
              <w:rPr>
                <w:shd w:val="clear" w:color="auto" w:fill="FBDDDD" w:themeFill="accent1" w:themeFillTint="33"/>
              </w:rPr>
              <w:t>Country Coordinator</w:t>
            </w:r>
          </w:p>
        </w:tc>
        <w:tc>
          <w:tcPr>
            <w:tcW w:w="1559" w:type="dxa"/>
            <w:vAlign w:val="center"/>
          </w:tcPr>
          <w:p w14:paraId="12A13A29" w14:textId="53153E44" w:rsidR="00460607" w:rsidRPr="0012116F" w:rsidRDefault="00F50966" w:rsidP="0032208C">
            <w:pPr>
              <w:pStyle w:val="Paragraphe"/>
              <w:cnfStyle w:val="000000100000" w:firstRow="0" w:lastRow="0" w:firstColumn="0" w:lastColumn="0" w:oddVBand="0" w:evenVBand="0" w:oddHBand="1" w:evenHBand="0" w:firstRowFirstColumn="0" w:firstRowLastColumn="0" w:lastRowFirstColumn="0" w:lastRowLastColumn="0"/>
              <w:rPr>
                <w:iCs/>
                <w:color w:val="auto"/>
              </w:rPr>
            </w:pPr>
            <w:r>
              <w:rPr>
                <w:shd w:val="clear" w:color="auto" w:fill="FBDDDD" w:themeFill="accent1" w:themeFillTint="33"/>
              </w:rPr>
              <w:t>IMPACT</w:t>
            </w:r>
            <w:r w:rsidR="00BD7EA7">
              <w:rPr>
                <w:shd w:val="clear" w:color="auto" w:fill="FBDDDD" w:themeFill="accent1" w:themeFillTint="33"/>
              </w:rPr>
              <w:t xml:space="preserve"> Research Design</w:t>
            </w:r>
            <w:r w:rsidR="00564131">
              <w:rPr>
                <w:shd w:val="clear" w:color="auto" w:fill="FBDDDD" w:themeFill="accent1" w:themeFillTint="33"/>
              </w:rPr>
              <w:t xml:space="preserve"> and Data Unit (</w:t>
            </w:r>
            <w:r w:rsidR="00571065" w:rsidRPr="00564131">
              <w:rPr>
                <w:shd w:val="clear" w:color="auto" w:fill="FBDDDD" w:themeFill="accent1" w:themeFillTint="33"/>
              </w:rPr>
              <w:t>RDDU</w:t>
            </w:r>
            <w:r w:rsidR="00564131">
              <w:rPr>
                <w:shd w:val="clear" w:color="auto" w:fill="FBDDDD" w:themeFill="accent1" w:themeFillTint="33"/>
              </w:rPr>
              <w:t>)</w:t>
            </w:r>
          </w:p>
        </w:tc>
        <w:tc>
          <w:tcPr>
            <w:tcW w:w="1412" w:type="dxa"/>
            <w:vAlign w:val="center"/>
          </w:tcPr>
          <w:p w14:paraId="4E4103D8" w14:textId="1C4BA45E" w:rsidR="00460607" w:rsidRPr="0012116F" w:rsidRDefault="00F50966" w:rsidP="0032208C">
            <w:pPr>
              <w:pStyle w:val="Paragraphe"/>
              <w:cnfStyle w:val="000000100000" w:firstRow="0" w:lastRow="0" w:firstColumn="0" w:lastColumn="0" w:oddVBand="0" w:evenVBand="0" w:oddHBand="1" w:evenHBand="0" w:firstRowFirstColumn="0" w:firstRowLastColumn="0" w:lastRowFirstColumn="0" w:lastRowLastColumn="0"/>
              <w:rPr>
                <w:iCs/>
                <w:color w:val="58585A" w:themeColor="background2"/>
              </w:rPr>
            </w:pPr>
            <w:r>
              <w:rPr>
                <w:shd w:val="clear" w:color="auto" w:fill="FBDDDD" w:themeFill="accent1" w:themeFillTint="33"/>
              </w:rPr>
              <w:t>UNICEF</w:t>
            </w:r>
            <w:r w:rsidR="00F0263F">
              <w:rPr>
                <w:shd w:val="clear" w:color="auto" w:fill="FBDDDD" w:themeFill="accent1" w:themeFillTint="33"/>
              </w:rPr>
              <w:t xml:space="preserve"> and Education Sector</w:t>
            </w:r>
          </w:p>
        </w:tc>
      </w:tr>
      <w:tr w:rsidR="0055732B" w:rsidRPr="003500BA" w14:paraId="52E63B29"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0E30BF2" w14:textId="4740B389" w:rsidR="0055732B" w:rsidRPr="003500BA" w:rsidDel="0055732B" w:rsidRDefault="0055732B">
            <w:pPr>
              <w:pStyle w:val="Paragraphe"/>
            </w:pPr>
            <w:r w:rsidRPr="003500BA">
              <w:lastRenderedPageBreak/>
              <w:t>Supervising data collection</w:t>
            </w:r>
          </w:p>
        </w:tc>
        <w:tc>
          <w:tcPr>
            <w:tcW w:w="1985" w:type="dxa"/>
            <w:vAlign w:val="center"/>
          </w:tcPr>
          <w:p w14:paraId="614E2A8A" w14:textId="23A13610" w:rsidR="0055732B" w:rsidRPr="008E2187" w:rsidRDefault="00F50966"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r>
              <w:rPr>
                <w:iCs/>
              </w:rPr>
              <w:t>Field Manager,</w:t>
            </w:r>
            <w:r w:rsidR="00981EE3">
              <w:rPr>
                <w:iCs/>
              </w:rPr>
              <w:t xml:space="preserve"> Field Coordinator,</w:t>
            </w:r>
            <w:r>
              <w:rPr>
                <w:iCs/>
              </w:rPr>
              <w:t xml:space="preserve"> Field Assistant, Team Leader</w:t>
            </w:r>
          </w:p>
        </w:tc>
        <w:tc>
          <w:tcPr>
            <w:tcW w:w="1701" w:type="dxa"/>
            <w:vAlign w:val="center"/>
          </w:tcPr>
          <w:p w14:paraId="0EC2D1FE" w14:textId="58962608" w:rsidR="0055732B" w:rsidRPr="003500BA" w:rsidRDefault="00D1588C"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r>
              <w:rPr>
                <w:iCs/>
                <w:color w:val="auto"/>
              </w:rPr>
              <w:t>Country Coordinator</w:t>
            </w:r>
          </w:p>
        </w:tc>
        <w:tc>
          <w:tcPr>
            <w:tcW w:w="1559" w:type="dxa"/>
            <w:vAlign w:val="center"/>
          </w:tcPr>
          <w:p w14:paraId="7C0B44CE" w14:textId="77777777" w:rsidR="007C1AEF" w:rsidRPr="00BD101E" w:rsidRDefault="00F50966" w:rsidP="0032208C">
            <w:pPr>
              <w:pStyle w:val="Paragraphe"/>
              <w:cnfStyle w:val="000000000000" w:firstRow="0" w:lastRow="0" w:firstColumn="0" w:lastColumn="0" w:oddVBand="0" w:evenVBand="0" w:oddHBand="0" w:evenHBand="0" w:firstRowFirstColumn="0" w:firstRowLastColumn="0" w:lastRowFirstColumn="0" w:lastRowLastColumn="0"/>
              <w:rPr>
                <w:iCs/>
                <w:color w:val="auto"/>
              </w:rPr>
            </w:pPr>
            <w:r>
              <w:rPr>
                <w:iCs/>
                <w:color w:val="auto"/>
              </w:rPr>
              <w:t>Assessment Officer, Research Manager</w:t>
            </w:r>
            <w:r w:rsidRPr="00BD101E">
              <w:rPr>
                <w:iCs/>
                <w:color w:val="auto"/>
              </w:rPr>
              <w:t xml:space="preserve"> </w:t>
            </w:r>
            <w:r w:rsidR="00564131" w:rsidRPr="00BD101E">
              <w:rPr>
                <w:iCs/>
                <w:color w:val="auto"/>
              </w:rPr>
              <w:t>,</w:t>
            </w:r>
          </w:p>
          <w:p w14:paraId="62FEB94A" w14:textId="7AA0B4E4" w:rsidR="00564131" w:rsidRPr="003500BA" w:rsidRDefault="00571065"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r w:rsidRPr="00BD101E">
              <w:rPr>
                <w:iCs/>
                <w:color w:val="auto"/>
              </w:rPr>
              <w:t>RDDU</w:t>
            </w:r>
          </w:p>
        </w:tc>
        <w:tc>
          <w:tcPr>
            <w:tcW w:w="1412" w:type="dxa"/>
            <w:vAlign w:val="center"/>
          </w:tcPr>
          <w:p w14:paraId="611738AD"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r>
      <w:tr w:rsidR="0055732B" w:rsidRPr="003500BA" w14:paraId="757EE258"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92BC81D" w14:textId="224697E2" w:rsidR="0055732B" w:rsidRPr="003500BA" w:rsidRDefault="0055732B" w:rsidP="0032208C">
            <w:pPr>
              <w:pStyle w:val="Paragraphe"/>
            </w:pPr>
            <w:r w:rsidRPr="003500BA">
              <w:t>Data processing (checking, cleaning)</w:t>
            </w:r>
          </w:p>
        </w:tc>
        <w:tc>
          <w:tcPr>
            <w:tcW w:w="1985" w:type="dxa"/>
            <w:vAlign w:val="center"/>
          </w:tcPr>
          <w:p w14:paraId="2FA8DEB9" w14:textId="00A9A073" w:rsidR="008E2187" w:rsidRPr="008E2187" w:rsidRDefault="008E2187"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sidRPr="008E2187">
              <w:rPr>
                <w:shd w:val="clear" w:color="auto" w:fill="FBDDDD" w:themeFill="accent1" w:themeFillTint="33"/>
              </w:rPr>
              <w:t>Assessment Officer</w:t>
            </w:r>
          </w:p>
        </w:tc>
        <w:tc>
          <w:tcPr>
            <w:tcW w:w="1701" w:type="dxa"/>
            <w:vAlign w:val="center"/>
          </w:tcPr>
          <w:p w14:paraId="7C751F0B" w14:textId="321D81FF" w:rsidR="0055732B" w:rsidRPr="003500BA" w:rsidRDefault="00F50966"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Country Coordinator</w:t>
            </w:r>
          </w:p>
        </w:tc>
        <w:tc>
          <w:tcPr>
            <w:tcW w:w="1559" w:type="dxa"/>
            <w:vAlign w:val="center"/>
          </w:tcPr>
          <w:p w14:paraId="1F3AC338" w14:textId="77777777" w:rsidR="0055732B" w:rsidRDefault="007C1AEF"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Research Manager</w:t>
            </w:r>
          </w:p>
          <w:p w14:paraId="3434DFE9" w14:textId="30792497" w:rsidR="00564131" w:rsidRPr="003500BA" w:rsidRDefault="00571065"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sidRPr="00564131">
              <w:rPr>
                <w:shd w:val="clear" w:color="auto" w:fill="FBDDDD" w:themeFill="accent1" w:themeFillTint="33"/>
              </w:rPr>
              <w:t>RDDU</w:t>
            </w:r>
          </w:p>
        </w:tc>
        <w:tc>
          <w:tcPr>
            <w:tcW w:w="1412" w:type="dxa"/>
            <w:vAlign w:val="center"/>
          </w:tcPr>
          <w:p w14:paraId="6B7EAB4F" w14:textId="77777777"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r>
      <w:tr w:rsidR="0055732B" w:rsidRPr="003500BA" w14:paraId="1272E30A"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AB0A17D" w14:textId="700C44E7" w:rsidR="0055732B" w:rsidRPr="003500BA" w:rsidRDefault="0055732B" w:rsidP="0032208C">
            <w:pPr>
              <w:pStyle w:val="Paragraphe"/>
            </w:pPr>
            <w:r w:rsidRPr="003500BA">
              <w:t>Data analysis</w:t>
            </w:r>
          </w:p>
        </w:tc>
        <w:tc>
          <w:tcPr>
            <w:tcW w:w="1985" w:type="dxa"/>
            <w:vAlign w:val="center"/>
          </w:tcPr>
          <w:p w14:paraId="153031CC" w14:textId="117DA7EF" w:rsidR="00F50966" w:rsidRPr="00F50966" w:rsidRDefault="00F50966" w:rsidP="0032208C">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rPr>
            </w:pPr>
            <w:r w:rsidRPr="00F50966">
              <w:rPr>
                <w:rFonts w:eastAsiaTheme="majorEastAsia" w:cstheme="majorBidi"/>
              </w:rPr>
              <w:t>Assessment Officer</w:t>
            </w:r>
            <w:r>
              <w:rPr>
                <w:rFonts w:eastAsiaTheme="majorEastAsia" w:cstheme="majorBidi"/>
              </w:rPr>
              <w:t>, Data Officer</w:t>
            </w:r>
          </w:p>
        </w:tc>
        <w:tc>
          <w:tcPr>
            <w:tcW w:w="1701" w:type="dxa"/>
            <w:vAlign w:val="center"/>
          </w:tcPr>
          <w:p w14:paraId="74F31C79" w14:textId="49286A19" w:rsidR="0055732B" w:rsidRPr="003500BA" w:rsidRDefault="00D1588C"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r>
              <w:rPr>
                <w:iCs/>
                <w:color w:val="auto"/>
              </w:rPr>
              <w:t>Country Coordinator</w:t>
            </w:r>
          </w:p>
        </w:tc>
        <w:tc>
          <w:tcPr>
            <w:tcW w:w="1559" w:type="dxa"/>
            <w:vAlign w:val="center"/>
          </w:tcPr>
          <w:p w14:paraId="6C06E1C3" w14:textId="77777777" w:rsidR="0055732B" w:rsidRDefault="00F50966" w:rsidP="0032208C">
            <w:pPr>
              <w:pStyle w:val="Paragraphe"/>
              <w:cnfStyle w:val="000000000000" w:firstRow="0" w:lastRow="0" w:firstColumn="0" w:lastColumn="0" w:oddVBand="0" w:evenVBand="0" w:oddHBand="0" w:evenHBand="0" w:firstRowFirstColumn="0" w:firstRowLastColumn="0" w:lastRowFirstColumn="0" w:lastRowLastColumn="0"/>
              <w:rPr>
                <w:iCs/>
                <w:color w:val="auto"/>
              </w:rPr>
            </w:pPr>
            <w:r>
              <w:rPr>
                <w:iCs/>
                <w:color w:val="auto"/>
              </w:rPr>
              <w:t>Research Manager, GIS/Data Specialist</w:t>
            </w:r>
          </w:p>
          <w:p w14:paraId="2D984518" w14:textId="73A25DCC" w:rsidR="00564131" w:rsidRPr="003500BA" w:rsidRDefault="00571065"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r w:rsidRPr="00BD101E">
              <w:rPr>
                <w:iCs/>
                <w:color w:val="auto"/>
              </w:rPr>
              <w:t>RDDU</w:t>
            </w:r>
          </w:p>
        </w:tc>
        <w:tc>
          <w:tcPr>
            <w:tcW w:w="1412" w:type="dxa"/>
            <w:vAlign w:val="center"/>
          </w:tcPr>
          <w:p w14:paraId="459F7C5D"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rPr>
            </w:pPr>
          </w:p>
        </w:tc>
      </w:tr>
      <w:tr w:rsidR="00D1588C" w:rsidRPr="003500BA" w14:paraId="7D9B2852"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9F80BEC" w14:textId="3CA98A1E" w:rsidR="00D1588C" w:rsidRPr="003500BA" w:rsidRDefault="00D1588C" w:rsidP="00D1588C">
            <w:pPr>
              <w:pStyle w:val="Paragraphe"/>
            </w:pPr>
            <w:r w:rsidRPr="003500BA">
              <w:t>Output production</w:t>
            </w:r>
          </w:p>
        </w:tc>
        <w:tc>
          <w:tcPr>
            <w:tcW w:w="1985" w:type="dxa"/>
            <w:vAlign w:val="center"/>
          </w:tcPr>
          <w:p w14:paraId="6BEE5DAF" w14:textId="0AC1D9F4" w:rsidR="007C1AEF" w:rsidRPr="008E2187" w:rsidRDefault="007C1AEF" w:rsidP="00D158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sidRPr="008E2187">
              <w:rPr>
                <w:shd w:val="clear" w:color="auto" w:fill="FBDDDD" w:themeFill="accent1" w:themeFillTint="33"/>
              </w:rPr>
              <w:t>Assessment Officer</w:t>
            </w:r>
          </w:p>
        </w:tc>
        <w:tc>
          <w:tcPr>
            <w:tcW w:w="1701" w:type="dxa"/>
            <w:vAlign w:val="center"/>
          </w:tcPr>
          <w:p w14:paraId="328CF391" w14:textId="14AE9175" w:rsidR="00D1588C" w:rsidRPr="003500BA" w:rsidRDefault="00F50966" w:rsidP="00D158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Country Coordinator</w:t>
            </w:r>
          </w:p>
        </w:tc>
        <w:tc>
          <w:tcPr>
            <w:tcW w:w="1559" w:type="dxa"/>
            <w:vAlign w:val="center"/>
          </w:tcPr>
          <w:p w14:paraId="6468D837" w14:textId="63452163" w:rsidR="00D1588C" w:rsidRPr="003500BA" w:rsidRDefault="00F50966" w:rsidP="00D158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 xml:space="preserve">IMPACT </w:t>
            </w:r>
            <w:r w:rsidR="00BD7EA7">
              <w:rPr>
                <w:shd w:val="clear" w:color="auto" w:fill="FBDDDD" w:themeFill="accent1" w:themeFillTint="33"/>
              </w:rPr>
              <w:t>Reporting Unit</w:t>
            </w:r>
            <w:r>
              <w:rPr>
                <w:shd w:val="clear" w:color="auto" w:fill="FBDDDD" w:themeFill="accent1" w:themeFillTint="33"/>
              </w:rPr>
              <w:t>, Research Manager</w:t>
            </w:r>
          </w:p>
        </w:tc>
        <w:tc>
          <w:tcPr>
            <w:tcW w:w="1412" w:type="dxa"/>
            <w:vAlign w:val="center"/>
          </w:tcPr>
          <w:p w14:paraId="253BAE51" w14:textId="77777777" w:rsidR="00D1588C" w:rsidRPr="003500BA" w:rsidRDefault="00D1588C" w:rsidP="00D158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r>
      <w:tr w:rsidR="008E2187" w:rsidRPr="003500BA" w14:paraId="64E8620D" w14:textId="510B6EB9"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13A574A" w14:textId="6E4B614D" w:rsidR="008E2187" w:rsidRPr="003500BA" w:rsidRDefault="008E2187" w:rsidP="008E2187">
            <w:pPr>
              <w:pStyle w:val="Paragraphe"/>
              <w:rPr>
                <w:b/>
              </w:rPr>
            </w:pPr>
            <w:r w:rsidRPr="003500BA">
              <w:t>Dissemination</w:t>
            </w:r>
          </w:p>
        </w:tc>
        <w:tc>
          <w:tcPr>
            <w:tcW w:w="1985" w:type="dxa"/>
            <w:shd w:val="clear" w:color="auto" w:fill="auto"/>
            <w:vAlign w:val="center"/>
          </w:tcPr>
          <w:p w14:paraId="16338C66" w14:textId="6844D6C8" w:rsidR="008E2187" w:rsidRPr="008E2187" w:rsidRDefault="00F50966" w:rsidP="008E2187">
            <w:pPr>
              <w:pStyle w:val="Paragraphe"/>
              <w:cnfStyle w:val="000000000000" w:firstRow="0" w:lastRow="0" w:firstColumn="0" w:lastColumn="0" w:oddVBand="0" w:evenVBand="0" w:oddHBand="0" w:evenHBand="0" w:firstRowFirstColumn="0" w:firstRowLastColumn="0" w:lastRowFirstColumn="0" w:lastRowLastColumn="0"/>
            </w:pPr>
            <w:r w:rsidRPr="00F50966">
              <w:rPr>
                <w:rFonts w:eastAsiaTheme="majorEastAsia" w:cstheme="majorBidi"/>
              </w:rPr>
              <w:t>Assessment Officer</w:t>
            </w:r>
          </w:p>
        </w:tc>
        <w:tc>
          <w:tcPr>
            <w:tcW w:w="1701" w:type="dxa"/>
            <w:shd w:val="clear" w:color="auto" w:fill="auto"/>
            <w:vAlign w:val="center"/>
          </w:tcPr>
          <w:p w14:paraId="529DE8B7" w14:textId="453D3077" w:rsidR="008E2187" w:rsidRPr="003500BA" w:rsidRDefault="008E2187" w:rsidP="008E2187">
            <w:pPr>
              <w:pStyle w:val="Paragraphe"/>
              <w:cnfStyle w:val="000000000000" w:firstRow="0" w:lastRow="0" w:firstColumn="0" w:lastColumn="0" w:oddVBand="0" w:evenVBand="0" w:oddHBand="0" w:evenHBand="0" w:firstRowFirstColumn="0" w:firstRowLastColumn="0" w:lastRowFirstColumn="0" w:lastRowLastColumn="0"/>
            </w:pPr>
            <w:r>
              <w:rPr>
                <w:iCs/>
                <w:color w:val="auto"/>
              </w:rPr>
              <w:t>Country Coordinator</w:t>
            </w:r>
          </w:p>
        </w:tc>
        <w:tc>
          <w:tcPr>
            <w:tcW w:w="1559" w:type="dxa"/>
            <w:shd w:val="clear" w:color="auto" w:fill="auto"/>
            <w:vAlign w:val="center"/>
          </w:tcPr>
          <w:p w14:paraId="0EF58F26" w14:textId="536C5B4C" w:rsidR="008E2187" w:rsidRPr="00571065" w:rsidRDefault="007C1AEF" w:rsidP="008E2187">
            <w:pPr>
              <w:pStyle w:val="Paragraphe"/>
              <w:cnfStyle w:val="000000000000" w:firstRow="0" w:lastRow="0" w:firstColumn="0" w:lastColumn="0" w:oddVBand="0" w:evenVBand="0" w:oddHBand="0" w:evenHBand="0" w:firstRowFirstColumn="0" w:firstRowLastColumn="0" w:lastRowFirstColumn="0" w:lastRowLastColumn="0"/>
              <w:rPr>
                <w:iCs/>
                <w:color w:val="auto"/>
              </w:rPr>
            </w:pPr>
            <w:r>
              <w:rPr>
                <w:iCs/>
                <w:color w:val="auto"/>
              </w:rPr>
              <w:t>IMPACT</w:t>
            </w:r>
            <w:r w:rsidR="00571065">
              <w:rPr>
                <w:iCs/>
                <w:color w:val="auto"/>
              </w:rPr>
              <w:t xml:space="preserve"> Communications Officer</w:t>
            </w:r>
            <w:r>
              <w:rPr>
                <w:iCs/>
                <w:color w:val="auto"/>
              </w:rPr>
              <w:t xml:space="preserve">, </w:t>
            </w:r>
            <w:r w:rsidR="00F50966">
              <w:rPr>
                <w:iCs/>
                <w:color w:val="auto"/>
              </w:rPr>
              <w:t>Research Manager</w:t>
            </w:r>
          </w:p>
        </w:tc>
        <w:tc>
          <w:tcPr>
            <w:tcW w:w="1412" w:type="dxa"/>
            <w:shd w:val="clear" w:color="auto" w:fill="auto"/>
            <w:vAlign w:val="center"/>
          </w:tcPr>
          <w:p w14:paraId="7D815009" w14:textId="6428F5D4" w:rsidR="008E2187" w:rsidRPr="003500BA" w:rsidRDefault="008E2187" w:rsidP="008E2187">
            <w:pPr>
              <w:pStyle w:val="Paragraphe"/>
              <w:cnfStyle w:val="000000000000" w:firstRow="0" w:lastRow="0" w:firstColumn="0" w:lastColumn="0" w:oddVBand="0" w:evenVBand="0" w:oddHBand="0" w:evenHBand="0" w:firstRowFirstColumn="0" w:firstRowLastColumn="0" w:lastRowFirstColumn="0" w:lastRowLastColumn="0"/>
            </w:pPr>
            <w:r>
              <w:t>UNICEF</w:t>
            </w:r>
          </w:p>
        </w:tc>
      </w:tr>
      <w:tr w:rsidR="008E2187" w:rsidRPr="003500BA" w14:paraId="756E88FE"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FAD993B" w14:textId="2F06BAD4" w:rsidR="008E2187" w:rsidRPr="003500BA" w:rsidRDefault="008E2187" w:rsidP="008E2187">
            <w:pPr>
              <w:pStyle w:val="Paragraphe"/>
            </w:pPr>
            <w:r w:rsidRPr="003500BA">
              <w:t>Monitoring &amp; Evaluation</w:t>
            </w:r>
          </w:p>
        </w:tc>
        <w:tc>
          <w:tcPr>
            <w:tcW w:w="1985" w:type="dxa"/>
            <w:vAlign w:val="center"/>
          </w:tcPr>
          <w:p w14:paraId="11DC23F5" w14:textId="6A9D2163" w:rsidR="008E2187" w:rsidRPr="008E2187" w:rsidRDefault="007C1AEF" w:rsidP="008E218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sidRPr="008E2187">
              <w:rPr>
                <w:shd w:val="clear" w:color="auto" w:fill="FBDDDD" w:themeFill="accent1" w:themeFillTint="33"/>
              </w:rPr>
              <w:t>Assessment Officer</w:t>
            </w:r>
          </w:p>
        </w:tc>
        <w:tc>
          <w:tcPr>
            <w:tcW w:w="1701" w:type="dxa"/>
            <w:vAlign w:val="center"/>
          </w:tcPr>
          <w:p w14:paraId="455C3855" w14:textId="406E46F3" w:rsidR="008E2187" w:rsidRPr="003500BA" w:rsidRDefault="00F50966" w:rsidP="008E218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Country Coordinator</w:t>
            </w:r>
          </w:p>
        </w:tc>
        <w:tc>
          <w:tcPr>
            <w:tcW w:w="1559" w:type="dxa"/>
            <w:vAlign w:val="center"/>
          </w:tcPr>
          <w:p w14:paraId="7DE9F5E8" w14:textId="3F7B318D" w:rsidR="008E2187" w:rsidRPr="003500BA" w:rsidRDefault="00F50966" w:rsidP="008E218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r>
              <w:rPr>
                <w:shd w:val="clear" w:color="auto" w:fill="FBDDDD" w:themeFill="accent1" w:themeFillTint="33"/>
              </w:rPr>
              <w:t xml:space="preserve">IMPACT </w:t>
            </w:r>
            <w:r w:rsidR="00571065">
              <w:rPr>
                <w:shd w:val="clear" w:color="auto" w:fill="FBDDDD" w:themeFill="accent1" w:themeFillTint="33"/>
              </w:rPr>
              <w:t xml:space="preserve"> RDDU</w:t>
            </w:r>
            <w:r>
              <w:rPr>
                <w:shd w:val="clear" w:color="auto" w:fill="FBDDDD" w:themeFill="accent1" w:themeFillTint="33"/>
              </w:rPr>
              <w:t>, R</w:t>
            </w:r>
            <w:r w:rsidR="007C1AEF">
              <w:rPr>
                <w:shd w:val="clear" w:color="auto" w:fill="FBDDDD" w:themeFill="accent1" w:themeFillTint="33"/>
              </w:rPr>
              <w:t>esearch Manager</w:t>
            </w:r>
          </w:p>
        </w:tc>
        <w:tc>
          <w:tcPr>
            <w:tcW w:w="1412" w:type="dxa"/>
            <w:vAlign w:val="center"/>
          </w:tcPr>
          <w:p w14:paraId="138BCE1A" w14:textId="77777777" w:rsidR="008E2187" w:rsidRPr="003500BA" w:rsidRDefault="008E2187" w:rsidP="008E218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rPr>
            </w:pPr>
          </w:p>
        </w:tc>
      </w:tr>
      <w:tr w:rsidR="00F50966" w:rsidRPr="003500BA" w14:paraId="24F522D2"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7F617B6" w14:textId="460E6F90" w:rsidR="00F50966" w:rsidRPr="003500BA" w:rsidRDefault="00F0263F" w:rsidP="00F50966">
            <w:pPr>
              <w:pStyle w:val="Paragraphe"/>
            </w:pPr>
            <w:r>
              <w:rPr>
                <w:iCs w:val="0"/>
                <w:color w:val="auto"/>
              </w:rPr>
              <w:t>Lessons learned</w:t>
            </w:r>
          </w:p>
        </w:tc>
        <w:tc>
          <w:tcPr>
            <w:tcW w:w="1985" w:type="dxa"/>
            <w:shd w:val="clear" w:color="auto" w:fill="auto"/>
            <w:vAlign w:val="center"/>
          </w:tcPr>
          <w:p w14:paraId="26F87377" w14:textId="38AD4C80" w:rsidR="00F50966" w:rsidRPr="00F50966" w:rsidDel="0055732B" w:rsidRDefault="00F50966" w:rsidP="00F50966">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rPr>
            </w:pPr>
            <w:r w:rsidRPr="00F50966">
              <w:rPr>
                <w:rFonts w:eastAsiaTheme="majorEastAsia" w:cstheme="majorBidi"/>
              </w:rPr>
              <w:t>Assessment Officer</w:t>
            </w:r>
          </w:p>
        </w:tc>
        <w:tc>
          <w:tcPr>
            <w:tcW w:w="1701" w:type="dxa"/>
            <w:shd w:val="clear" w:color="auto" w:fill="auto"/>
            <w:vAlign w:val="center"/>
          </w:tcPr>
          <w:p w14:paraId="2472679C" w14:textId="5C2E2CC5" w:rsidR="00F50966" w:rsidRPr="00BD101E" w:rsidDel="0055732B" w:rsidRDefault="00F50966" w:rsidP="00F50966">
            <w:pPr>
              <w:pStyle w:val="Paragraphe"/>
              <w:cnfStyle w:val="000000000000" w:firstRow="0" w:lastRow="0" w:firstColumn="0" w:lastColumn="0" w:oddVBand="0" w:evenVBand="0" w:oddHBand="0" w:evenHBand="0" w:firstRowFirstColumn="0" w:firstRowLastColumn="0" w:lastRowFirstColumn="0" w:lastRowLastColumn="0"/>
              <w:rPr>
                <w:iCs/>
                <w:color w:val="auto"/>
              </w:rPr>
            </w:pPr>
            <w:r>
              <w:rPr>
                <w:iCs/>
                <w:color w:val="auto"/>
              </w:rPr>
              <w:t>Country Coordinator</w:t>
            </w:r>
          </w:p>
        </w:tc>
        <w:tc>
          <w:tcPr>
            <w:tcW w:w="1559" w:type="dxa"/>
            <w:shd w:val="clear" w:color="auto" w:fill="auto"/>
            <w:vAlign w:val="center"/>
          </w:tcPr>
          <w:p w14:paraId="062F012A" w14:textId="77777777" w:rsidR="00F50966" w:rsidRDefault="00F50966" w:rsidP="00F50966">
            <w:pPr>
              <w:pStyle w:val="Paragraphe"/>
              <w:cnfStyle w:val="000000000000" w:firstRow="0" w:lastRow="0" w:firstColumn="0" w:lastColumn="0" w:oddVBand="0" w:evenVBand="0" w:oddHBand="0" w:evenHBand="0" w:firstRowFirstColumn="0" w:firstRowLastColumn="0" w:lastRowFirstColumn="0" w:lastRowLastColumn="0"/>
              <w:rPr>
                <w:iCs/>
                <w:color w:val="auto"/>
              </w:rPr>
            </w:pPr>
            <w:r>
              <w:rPr>
                <w:iCs/>
                <w:color w:val="auto"/>
              </w:rPr>
              <w:t>Country Coordinator, Research Manager</w:t>
            </w:r>
          </w:p>
          <w:p w14:paraId="53FD9B2B" w14:textId="7FB891D8" w:rsidR="00564131" w:rsidRPr="00BD101E" w:rsidDel="0055732B" w:rsidRDefault="00571065" w:rsidP="00F50966">
            <w:pPr>
              <w:pStyle w:val="Paragraphe"/>
              <w:cnfStyle w:val="000000000000" w:firstRow="0" w:lastRow="0" w:firstColumn="0" w:lastColumn="0" w:oddVBand="0" w:evenVBand="0" w:oddHBand="0" w:evenHBand="0" w:firstRowFirstColumn="0" w:firstRowLastColumn="0" w:lastRowFirstColumn="0" w:lastRowLastColumn="0"/>
              <w:rPr>
                <w:iCs/>
                <w:color w:val="auto"/>
              </w:rPr>
            </w:pPr>
            <w:r w:rsidRPr="00BD101E">
              <w:rPr>
                <w:iCs/>
                <w:color w:val="auto"/>
              </w:rPr>
              <w:t>RDDU</w:t>
            </w:r>
          </w:p>
        </w:tc>
        <w:tc>
          <w:tcPr>
            <w:tcW w:w="1412" w:type="dxa"/>
            <w:shd w:val="clear" w:color="auto" w:fill="auto"/>
            <w:vAlign w:val="center"/>
          </w:tcPr>
          <w:p w14:paraId="4336B61C" w14:textId="4E3BA446" w:rsidR="00F50966" w:rsidRPr="00C13447" w:rsidDel="0055732B" w:rsidRDefault="00F50966" w:rsidP="00F50966">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rPr>
            </w:pPr>
            <w:r>
              <w:rPr>
                <w:iCs/>
                <w:color w:val="auto"/>
              </w:rPr>
              <w:t>IMPACT HQ</w:t>
            </w:r>
          </w:p>
        </w:tc>
      </w:tr>
    </w:tbl>
    <w:p w14:paraId="2D70976B" w14:textId="77777777" w:rsidR="00251BCE" w:rsidRPr="003500BA" w:rsidRDefault="00251BCE" w:rsidP="00460607">
      <w:pPr>
        <w:spacing w:after="0" w:line="360" w:lineRule="auto"/>
        <w:rPr>
          <w:rFonts w:cs="Arial"/>
          <w:b/>
        </w:rPr>
      </w:pPr>
    </w:p>
    <w:p w14:paraId="328C5835" w14:textId="17008F90" w:rsidR="00460607" w:rsidRPr="003500BA" w:rsidRDefault="00460607" w:rsidP="00460607">
      <w:pPr>
        <w:spacing w:after="0" w:line="360" w:lineRule="auto"/>
        <w:rPr>
          <w:rFonts w:cs="Arial"/>
          <w:b/>
          <w:i/>
          <w:sz w:val="20"/>
          <w:szCs w:val="20"/>
        </w:rPr>
      </w:pPr>
      <w:r w:rsidRPr="003500BA">
        <w:rPr>
          <w:rFonts w:cs="Arial"/>
          <w:b/>
          <w:i/>
          <w:sz w:val="20"/>
          <w:szCs w:val="20"/>
        </w:rPr>
        <w:t>Responsible</w:t>
      </w:r>
      <w:r w:rsidR="00F6023E" w:rsidRPr="003500BA">
        <w:rPr>
          <w:rFonts w:cs="Arial"/>
          <w:b/>
          <w:i/>
          <w:sz w:val="20"/>
          <w:szCs w:val="20"/>
        </w:rPr>
        <w:t xml:space="preserve">: </w:t>
      </w:r>
      <w:r w:rsidR="00F6023E" w:rsidRPr="003500BA">
        <w:rPr>
          <w:rFonts w:cs="Arial"/>
          <w:i/>
          <w:sz w:val="20"/>
          <w:szCs w:val="20"/>
        </w:rPr>
        <w:t>the person(s) who execute</w:t>
      </w:r>
      <w:r w:rsidR="00076AEF" w:rsidRPr="003500BA">
        <w:rPr>
          <w:rFonts w:cs="Arial"/>
          <w:i/>
          <w:sz w:val="20"/>
          <w:szCs w:val="20"/>
        </w:rPr>
        <w:t>s</w:t>
      </w:r>
      <w:r w:rsidR="00F6023E" w:rsidRPr="003500BA">
        <w:rPr>
          <w:rFonts w:cs="Arial"/>
          <w:i/>
          <w:sz w:val="20"/>
          <w:szCs w:val="20"/>
        </w:rPr>
        <w:t xml:space="preserve"> the task</w:t>
      </w:r>
    </w:p>
    <w:p w14:paraId="1E85B6B2" w14:textId="21CB2B71" w:rsidR="00460607" w:rsidRPr="003500BA" w:rsidRDefault="00460607" w:rsidP="00460607">
      <w:pPr>
        <w:spacing w:after="0" w:line="360" w:lineRule="auto"/>
        <w:rPr>
          <w:rFonts w:cs="Arial"/>
          <w:b/>
          <w:i/>
          <w:sz w:val="20"/>
          <w:szCs w:val="20"/>
        </w:rPr>
      </w:pPr>
      <w:r w:rsidRPr="003500BA">
        <w:rPr>
          <w:rFonts w:cs="Arial"/>
          <w:b/>
          <w:i/>
          <w:sz w:val="20"/>
          <w:szCs w:val="20"/>
        </w:rPr>
        <w:t xml:space="preserve">Accountable: </w:t>
      </w:r>
      <w:r w:rsidRPr="003500BA">
        <w:rPr>
          <w:rFonts w:cs="Arial"/>
          <w:i/>
          <w:sz w:val="20"/>
          <w:szCs w:val="20"/>
        </w:rPr>
        <w:t>the person who validate</w:t>
      </w:r>
      <w:r w:rsidR="00076AEF" w:rsidRPr="003500BA">
        <w:rPr>
          <w:rFonts w:cs="Arial"/>
          <w:i/>
          <w:sz w:val="20"/>
          <w:szCs w:val="20"/>
        </w:rPr>
        <w:t>s</w:t>
      </w:r>
      <w:r w:rsidRPr="003500BA">
        <w:rPr>
          <w:rFonts w:cs="Arial"/>
          <w:i/>
          <w:sz w:val="20"/>
          <w:szCs w:val="20"/>
        </w:rPr>
        <w:t xml:space="preserve"> the completion of the task and is accountable of the final output or milestone</w:t>
      </w:r>
    </w:p>
    <w:p w14:paraId="08C9EA9A" w14:textId="023A67C2" w:rsidR="00460607" w:rsidRPr="003500BA" w:rsidRDefault="00460607" w:rsidP="00460607">
      <w:pPr>
        <w:spacing w:after="0" w:line="360" w:lineRule="auto"/>
        <w:rPr>
          <w:rFonts w:cs="Arial"/>
          <w:b/>
          <w:i/>
          <w:sz w:val="20"/>
          <w:szCs w:val="20"/>
        </w:rPr>
      </w:pPr>
      <w:r w:rsidRPr="003500BA">
        <w:rPr>
          <w:rFonts w:cs="Arial"/>
          <w:b/>
          <w:i/>
          <w:sz w:val="20"/>
          <w:szCs w:val="20"/>
        </w:rPr>
        <w:t xml:space="preserve">Consulted: </w:t>
      </w:r>
      <w:r w:rsidRPr="003500BA">
        <w:rPr>
          <w:rFonts w:cs="Arial"/>
          <w:i/>
          <w:sz w:val="20"/>
          <w:szCs w:val="20"/>
        </w:rPr>
        <w:t>the person(s) who must be consulted when the task is implemented</w:t>
      </w:r>
    </w:p>
    <w:p w14:paraId="55A33DE3" w14:textId="13EEE2F5" w:rsidR="00460607" w:rsidRPr="003500BA" w:rsidRDefault="00460607" w:rsidP="00460607">
      <w:pPr>
        <w:spacing w:after="0" w:line="360" w:lineRule="auto"/>
        <w:rPr>
          <w:rFonts w:cs="Arial"/>
          <w:i/>
          <w:sz w:val="20"/>
          <w:szCs w:val="20"/>
        </w:rPr>
      </w:pPr>
      <w:r w:rsidRPr="003500BA">
        <w:rPr>
          <w:rFonts w:cs="Arial"/>
          <w:b/>
          <w:i/>
          <w:sz w:val="20"/>
          <w:szCs w:val="20"/>
        </w:rPr>
        <w:t xml:space="preserve">Informed: </w:t>
      </w:r>
      <w:r w:rsidRPr="003500BA">
        <w:rPr>
          <w:rFonts w:cs="Arial"/>
          <w:i/>
          <w:sz w:val="20"/>
          <w:szCs w:val="20"/>
        </w:rPr>
        <w:t>the person(s) who need to be informed when the task is completed</w:t>
      </w:r>
    </w:p>
    <w:bookmarkEnd w:id="1048"/>
    <w:bookmarkEnd w:id="1049"/>
    <w:bookmarkEnd w:id="1050"/>
    <w:bookmarkEnd w:id="1051"/>
    <w:bookmarkEnd w:id="1052"/>
    <w:bookmarkEnd w:id="1053"/>
    <w:bookmarkEnd w:id="1054"/>
    <w:p w14:paraId="29858D18" w14:textId="77777777" w:rsidR="00B8417D" w:rsidRDefault="00B8417D" w:rsidP="00C13447"/>
    <w:p w14:paraId="24E81C5B" w14:textId="47021E5D" w:rsidR="001D34CD" w:rsidRPr="00C96B92" w:rsidRDefault="00C96B92" w:rsidP="00C96B92">
      <w:pPr>
        <w:pStyle w:val="Heading1"/>
        <w:ind w:left="504"/>
        <w:rPr>
          <w:lang w:val="en-GB"/>
        </w:rPr>
      </w:pPr>
      <w:r>
        <w:rPr>
          <w:lang w:val="en-GB"/>
        </w:rPr>
        <w:t>5</w:t>
      </w:r>
      <w:r w:rsidR="00D41BC9" w:rsidRPr="00C13447">
        <w:rPr>
          <w:lang w:val="en-GB"/>
        </w:rPr>
        <w:t xml:space="preserve">. </w:t>
      </w:r>
      <w:r w:rsidR="0032208C" w:rsidRPr="00C13447">
        <w:rPr>
          <w:lang w:val="en-GB"/>
        </w:rPr>
        <w:t>Data Management Plan</w:t>
      </w:r>
      <w:r w:rsidR="00F5454E" w:rsidRPr="00C96B92">
        <w:rPr>
          <w:rFonts w:cs="Arial"/>
          <w:i/>
          <w:color w:val="FF0000"/>
        </w:rPr>
        <w:t xml:space="preserve"> </w:t>
      </w: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541"/>
        <w:gridCol w:w="7240"/>
      </w:tblGrid>
      <w:tr w:rsidR="00251BCE" w:rsidRPr="003500BA" w14:paraId="76186109" w14:textId="77777777" w:rsidTr="00C13447">
        <w:tc>
          <w:tcPr>
            <w:tcW w:w="5000" w:type="pct"/>
            <w:gridSpan w:val="2"/>
            <w:tcBorders>
              <w:top w:val="nil"/>
              <w:bottom w:val="nil"/>
            </w:tcBorders>
            <w:shd w:val="clear" w:color="auto" w:fill="9A9A9C"/>
          </w:tcPr>
          <w:p w14:paraId="55493F90" w14:textId="39AA1752" w:rsidR="00251BCE" w:rsidRPr="00C13447" w:rsidRDefault="00251BCE" w:rsidP="003C1F7B">
            <w:pPr>
              <w:widowControl w:val="0"/>
              <w:tabs>
                <w:tab w:val="left" w:pos="3420"/>
              </w:tabs>
              <w:autoSpaceDE w:val="0"/>
              <w:autoSpaceDN w:val="0"/>
              <w:adjustRightInd w:val="0"/>
              <w:spacing w:after="0" w:line="240" w:lineRule="exact"/>
              <w:ind w:right="400"/>
              <w:rPr>
                <w:rFonts w:cs="Calibri"/>
                <w:b/>
                <w:color w:val="FFFFFF"/>
              </w:rPr>
            </w:pPr>
            <w:r w:rsidRPr="00C13447">
              <w:rPr>
                <w:rFonts w:cs="Calibri"/>
                <w:b/>
                <w:color w:val="FFFFFF"/>
              </w:rPr>
              <w:t>Administrative Data</w:t>
            </w:r>
            <w:r w:rsidR="003C1F7B">
              <w:rPr>
                <w:rFonts w:cs="Calibri"/>
                <w:b/>
                <w:color w:val="FFFFFF"/>
              </w:rPr>
              <w:tab/>
            </w:r>
          </w:p>
        </w:tc>
      </w:tr>
      <w:tr w:rsidR="00251BCE" w:rsidRPr="003500BA" w14:paraId="166A7418" w14:textId="77777777" w:rsidTr="00C13447">
        <w:tc>
          <w:tcPr>
            <w:tcW w:w="1299" w:type="pct"/>
            <w:tcBorders>
              <w:top w:val="nil"/>
              <w:bottom w:val="single" w:sz="4" w:space="0" w:color="auto"/>
              <w:right w:val="nil"/>
            </w:tcBorders>
            <w:shd w:val="clear" w:color="auto" w:fill="DDDDDE"/>
          </w:tcPr>
          <w:p w14:paraId="204F7B6D"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color w:val="000000"/>
              </w:rPr>
              <w:t>Research Cycle name</w:t>
            </w:r>
          </w:p>
        </w:tc>
        <w:tc>
          <w:tcPr>
            <w:tcW w:w="3701" w:type="pct"/>
            <w:tcBorders>
              <w:top w:val="nil"/>
              <w:left w:val="nil"/>
              <w:bottom w:val="single" w:sz="4" w:space="0" w:color="auto"/>
            </w:tcBorders>
          </w:tcPr>
          <w:p w14:paraId="243EC078" w14:textId="589A7540" w:rsidR="00251BCE" w:rsidRPr="00071E43" w:rsidRDefault="00071E43" w:rsidP="00C13447">
            <w:pPr>
              <w:widowControl w:val="0"/>
              <w:autoSpaceDE w:val="0"/>
              <w:autoSpaceDN w:val="0"/>
              <w:adjustRightInd w:val="0"/>
              <w:spacing w:after="0" w:line="240" w:lineRule="exact"/>
              <w:ind w:right="400"/>
              <w:rPr>
                <w:rFonts w:cs="Calibri"/>
                <w:iCs/>
                <w:color w:val="58585A" w:themeColor="background2"/>
              </w:rPr>
            </w:pPr>
            <w:r w:rsidRPr="00071E43">
              <w:rPr>
                <w:rFonts w:cs="Calibri"/>
                <w:iCs/>
                <w:color w:val="58585A" w:themeColor="background2"/>
              </w:rPr>
              <w:t>BGD200</w:t>
            </w:r>
            <w:r w:rsidR="00DC60EE">
              <w:rPr>
                <w:rFonts w:cs="Calibri"/>
                <w:iCs/>
                <w:color w:val="58585A" w:themeColor="background2"/>
              </w:rPr>
              <w:t>6</w:t>
            </w:r>
          </w:p>
        </w:tc>
      </w:tr>
      <w:tr w:rsidR="00251BCE" w:rsidRPr="003500BA" w14:paraId="2DD6748A" w14:textId="77777777" w:rsidTr="00C13447">
        <w:tc>
          <w:tcPr>
            <w:tcW w:w="1299" w:type="pct"/>
            <w:tcBorders>
              <w:top w:val="single" w:sz="4" w:space="0" w:color="auto"/>
              <w:bottom w:val="single" w:sz="4" w:space="0" w:color="auto"/>
              <w:right w:val="nil"/>
            </w:tcBorders>
            <w:shd w:val="clear" w:color="auto" w:fill="DDDDDE"/>
          </w:tcPr>
          <w:p w14:paraId="0CF46E8D"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color w:val="000000"/>
              </w:rPr>
              <w:t>Project Code</w:t>
            </w:r>
          </w:p>
        </w:tc>
        <w:tc>
          <w:tcPr>
            <w:tcW w:w="3701" w:type="pct"/>
            <w:tcBorders>
              <w:top w:val="single" w:sz="4" w:space="0" w:color="auto"/>
              <w:left w:val="nil"/>
              <w:bottom w:val="single" w:sz="4" w:space="0" w:color="auto"/>
            </w:tcBorders>
          </w:tcPr>
          <w:p w14:paraId="1841C2AF" w14:textId="005A7556" w:rsidR="00251BCE" w:rsidRPr="00071E43" w:rsidRDefault="00071E43" w:rsidP="00C13447">
            <w:pPr>
              <w:widowControl w:val="0"/>
              <w:autoSpaceDE w:val="0"/>
              <w:autoSpaceDN w:val="0"/>
              <w:adjustRightInd w:val="0"/>
              <w:spacing w:after="0" w:line="240" w:lineRule="exact"/>
              <w:ind w:right="400"/>
              <w:rPr>
                <w:rFonts w:cs="Calibri"/>
                <w:iCs/>
                <w:color w:val="58585A" w:themeColor="background2"/>
              </w:rPr>
            </w:pPr>
            <w:r>
              <w:rPr>
                <w:rFonts w:cs="Calibri"/>
                <w:iCs/>
                <w:color w:val="58585A" w:themeColor="background2"/>
              </w:rPr>
              <w:t>70</w:t>
            </w:r>
            <w:r w:rsidR="00DC60EE">
              <w:rPr>
                <w:rFonts w:cs="Calibri"/>
                <w:iCs/>
                <w:color w:val="58585A" w:themeColor="background2"/>
              </w:rPr>
              <w:t>EAD</w:t>
            </w:r>
          </w:p>
        </w:tc>
      </w:tr>
      <w:tr w:rsidR="00251BCE" w:rsidRPr="003500BA" w14:paraId="193ECB5B" w14:textId="77777777" w:rsidTr="00C13447">
        <w:tc>
          <w:tcPr>
            <w:tcW w:w="1299" w:type="pct"/>
            <w:tcBorders>
              <w:top w:val="single" w:sz="4" w:space="0" w:color="auto"/>
              <w:bottom w:val="single" w:sz="4" w:space="0" w:color="auto"/>
              <w:right w:val="nil"/>
            </w:tcBorders>
            <w:shd w:val="clear" w:color="auto" w:fill="DDDDDE"/>
          </w:tcPr>
          <w:p w14:paraId="1741981E"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color w:val="000000"/>
              </w:rPr>
              <w:t>Donor</w:t>
            </w:r>
          </w:p>
        </w:tc>
        <w:tc>
          <w:tcPr>
            <w:tcW w:w="3701" w:type="pct"/>
            <w:tcBorders>
              <w:top w:val="single" w:sz="4" w:space="0" w:color="auto"/>
              <w:left w:val="nil"/>
              <w:bottom w:val="single" w:sz="4" w:space="0" w:color="auto"/>
            </w:tcBorders>
          </w:tcPr>
          <w:p w14:paraId="4A758366" w14:textId="2152F657" w:rsidR="00251BCE" w:rsidRPr="00071E43" w:rsidRDefault="00071E43" w:rsidP="00C13447">
            <w:pPr>
              <w:widowControl w:val="0"/>
              <w:autoSpaceDE w:val="0"/>
              <w:autoSpaceDN w:val="0"/>
              <w:adjustRightInd w:val="0"/>
              <w:spacing w:after="0" w:line="240" w:lineRule="exact"/>
              <w:ind w:right="400"/>
              <w:rPr>
                <w:rFonts w:cs="Calibri"/>
                <w:iCs/>
                <w:color w:val="58585A" w:themeColor="background2"/>
              </w:rPr>
            </w:pPr>
            <w:r>
              <w:rPr>
                <w:rFonts w:cs="Calibri"/>
                <w:iCs/>
                <w:color w:val="58585A" w:themeColor="background2"/>
              </w:rPr>
              <w:t>UNICEF</w:t>
            </w:r>
          </w:p>
        </w:tc>
      </w:tr>
      <w:tr w:rsidR="00251BCE" w:rsidRPr="003500BA" w14:paraId="49D5C451" w14:textId="77777777" w:rsidTr="00C13447">
        <w:tc>
          <w:tcPr>
            <w:tcW w:w="1299" w:type="pct"/>
            <w:tcBorders>
              <w:top w:val="single" w:sz="4" w:space="0" w:color="auto"/>
              <w:bottom w:val="single" w:sz="4" w:space="0" w:color="auto"/>
              <w:right w:val="nil"/>
            </w:tcBorders>
            <w:shd w:val="clear" w:color="auto" w:fill="DDDDDE"/>
          </w:tcPr>
          <w:p w14:paraId="190C19BC"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color w:val="000000"/>
              </w:rPr>
              <w:t>Project partners</w:t>
            </w:r>
          </w:p>
        </w:tc>
        <w:tc>
          <w:tcPr>
            <w:tcW w:w="3701" w:type="pct"/>
            <w:tcBorders>
              <w:top w:val="single" w:sz="4" w:space="0" w:color="auto"/>
              <w:left w:val="nil"/>
              <w:bottom w:val="single" w:sz="4" w:space="0" w:color="auto"/>
            </w:tcBorders>
          </w:tcPr>
          <w:p w14:paraId="0043F334" w14:textId="0225AC7B" w:rsidR="00251BCE" w:rsidRPr="00462B89" w:rsidRDefault="00DC60EE" w:rsidP="00C13447">
            <w:pPr>
              <w:widowControl w:val="0"/>
              <w:autoSpaceDE w:val="0"/>
              <w:autoSpaceDN w:val="0"/>
              <w:adjustRightInd w:val="0"/>
              <w:spacing w:after="0" w:line="240" w:lineRule="exact"/>
              <w:ind w:right="400"/>
              <w:rPr>
                <w:rFonts w:cs="Calibri"/>
                <w:iCs/>
                <w:color w:val="58585A" w:themeColor="background2"/>
              </w:rPr>
            </w:pPr>
            <w:r w:rsidRPr="00462B89">
              <w:rPr>
                <w:rFonts w:cs="Calibri"/>
                <w:iCs/>
                <w:color w:val="58585A" w:themeColor="background2"/>
              </w:rPr>
              <w:t>Education Sector</w:t>
            </w:r>
          </w:p>
        </w:tc>
      </w:tr>
    </w:tbl>
    <w:tbl>
      <w:tblPr>
        <w:tblW w:w="5000" w:type="pct"/>
        <w:tblBorders>
          <w:insideH w:val="single" w:sz="4" w:space="0" w:color="auto"/>
        </w:tblBorders>
        <w:tblLayout w:type="fixed"/>
        <w:tblLook w:val="04A0" w:firstRow="1" w:lastRow="0" w:firstColumn="1" w:lastColumn="0" w:noHBand="0" w:noVBand="1"/>
      </w:tblPr>
      <w:tblGrid>
        <w:gridCol w:w="2541"/>
        <w:gridCol w:w="3406"/>
        <w:gridCol w:w="3834"/>
      </w:tblGrid>
      <w:tr w:rsidR="00251BCE" w:rsidRPr="0044591E" w14:paraId="6D06E647" w14:textId="77777777" w:rsidTr="00C13447">
        <w:tc>
          <w:tcPr>
            <w:tcW w:w="1299" w:type="pct"/>
            <w:tcBorders>
              <w:top w:val="single" w:sz="4" w:space="0" w:color="auto"/>
              <w:bottom w:val="single" w:sz="4" w:space="0" w:color="auto"/>
            </w:tcBorders>
            <w:shd w:val="clear" w:color="auto" w:fill="DDDDDE"/>
          </w:tcPr>
          <w:p w14:paraId="28D93AA2" w14:textId="77777777" w:rsidR="00251BCE" w:rsidRPr="00C13447" w:rsidRDefault="00251BCE" w:rsidP="00C13447">
            <w:pPr>
              <w:widowControl w:val="0"/>
              <w:autoSpaceDE w:val="0"/>
              <w:autoSpaceDN w:val="0"/>
              <w:adjustRightInd w:val="0"/>
              <w:spacing w:after="0" w:line="240" w:lineRule="exact"/>
              <w:ind w:right="400"/>
              <w:rPr>
                <w:rFonts w:cs="Calibri"/>
                <w:sz w:val="20"/>
                <w:szCs w:val="20"/>
              </w:rPr>
            </w:pPr>
            <w:r w:rsidRPr="00C13447">
              <w:rPr>
                <w:rFonts w:cs="Calibri"/>
                <w:sz w:val="20"/>
                <w:szCs w:val="20"/>
              </w:rPr>
              <w:t>Research Contacts</w:t>
            </w:r>
          </w:p>
        </w:tc>
        <w:tc>
          <w:tcPr>
            <w:tcW w:w="3701" w:type="pct"/>
            <w:gridSpan w:val="2"/>
            <w:tcBorders>
              <w:top w:val="single" w:sz="4" w:space="0" w:color="auto"/>
              <w:bottom w:val="single" w:sz="4" w:space="0" w:color="auto"/>
            </w:tcBorders>
            <w:shd w:val="clear" w:color="auto" w:fill="auto"/>
          </w:tcPr>
          <w:p w14:paraId="630BB59B" w14:textId="54D6FB3B" w:rsidR="00071E43" w:rsidRDefault="00071E43" w:rsidP="00071E43">
            <w:pPr>
              <w:widowControl w:val="0"/>
              <w:autoSpaceDE w:val="0"/>
              <w:autoSpaceDN w:val="0"/>
              <w:adjustRightInd w:val="0"/>
              <w:spacing w:after="0" w:line="240" w:lineRule="exact"/>
              <w:ind w:right="400"/>
              <w:rPr>
                <w:rFonts w:cs="Calibri"/>
                <w:sz w:val="20"/>
                <w:szCs w:val="20"/>
              </w:rPr>
            </w:pPr>
            <w:r>
              <w:rPr>
                <w:rFonts w:cs="Calibri"/>
                <w:sz w:val="20"/>
                <w:szCs w:val="20"/>
              </w:rPr>
              <w:t>Patrick Sayers (</w:t>
            </w:r>
            <w:hyperlink r:id="rId14" w:history="1">
              <w:r w:rsidRPr="003179DE">
                <w:rPr>
                  <w:rStyle w:val="Hyperlink"/>
                  <w:rFonts w:cs="Calibri"/>
                  <w:sz w:val="20"/>
                  <w:szCs w:val="20"/>
                </w:rPr>
                <w:t>patrick.sayers@reach-initiative.org</w:t>
              </w:r>
            </w:hyperlink>
            <w:r>
              <w:rPr>
                <w:rFonts w:cs="Calibri"/>
                <w:sz w:val="20"/>
                <w:szCs w:val="20"/>
              </w:rPr>
              <w:t xml:space="preserve">) </w:t>
            </w:r>
          </w:p>
          <w:p w14:paraId="32010AC5" w14:textId="760AD2ED" w:rsidR="00251BCE" w:rsidRPr="0044591E" w:rsidRDefault="00DC60EE" w:rsidP="00C13447">
            <w:pPr>
              <w:widowControl w:val="0"/>
              <w:autoSpaceDE w:val="0"/>
              <w:autoSpaceDN w:val="0"/>
              <w:adjustRightInd w:val="0"/>
              <w:spacing w:after="0" w:line="240" w:lineRule="exact"/>
              <w:ind w:right="400"/>
              <w:rPr>
                <w:rFonts w:cs="Calibri"/>
                <w:sz w:val="20"/>
                <w:szCs w:val="20"/>
              </w:rPr>
            </w:pPr>
            <w:r>
              <w:rPr>
                <w:rFonts w:cs="Calibri"/>
                <w:sz w:val="20"/>
                <w:szCs w:val="20"/>
              </w:rPr>
              <w:t xml:space="preserve">Helen </w:t>
            </w:r>
            <w:proofErr w:type="spellStart"/>
            <w:r>
              <w:rPr>
                <w:rFonts w:cs="Calibri"/>
                <w:sz w:val="20"/>
                <w:szCs w:val="20"/>
              </w:rPr>
              <w:t>Pittam</w:t>
            </w:r>
            <w:proofErr w:type="spellEnd"/>
            <w:r w:rsidR="00071E43" w:rsidRPr="0044591E">
              <w:rPr>
                <w:rFonts w:cs="Calibri"/>
                <w:sz w:val="20"/>
                <w:szCs w:val="20"/>
              </w:rPr>
              <w:t xml:space="preserve"> (</w:t>
            </w:r>
            <w:hyperlink r:id="rId15" w:history="1">
              <w:r w:rsidRPr="006A5CC3">
                <w:rPr>
                  <w:rStyle w:val="Hyperlink"/>
                  <w:rFonts w:cs="Calibri"/>
                  <w:sz w:val="20"/>
                  <w:szCs w:val="20"/>
                </w:rPr>
                <w:t>helen.pittam@reach-initiative.org</w:t>
              </w:r>
            </w:hyperlink>
            <w:r w:rsidR="00071E43" w:rsidRPr="0044591E">
              <w:rPr>
                <w:rFonts w:cs="Calibri"/>
                <w:sz w:val="20"/>
                <w:szCs w:val="20"/>
              </w:rPr>
              <w:t>)</w:t>
            </w:r>
          </w:p>
        </w:tc>
      </w:tr>
      <w:tr w:rsidR="00251BCE" w:rsidRPr="003500BA" w14:paraId="362CC107" w14:textId="77777777" w:rsidTr="00C13447">
        <w:tc>
          <w:tcPr>
            <w:tcW w:w="1299" w:type="pct"/>
            <w:tcBorders>
              <w:top w:val="single" w:sz="4" w:space="0" w:color="auto"/>
              <w:bottom w:val="single" w:sz="4" w:space="0" w:color="auto"/>
            </w:tcBorders>
            <w:shd w:val="clear" w:color="auto" w:fill="DDDDDE"/>
          </w:tcPr>
          <w:p w14:paraId="3CBD3345" w14:textId="77777777" w:rsidR="00251BCE" w:rsidRPr="00C13447" w:rsidRDefault="00251BCE" w:rsidP="00C13447">
            <w:pPr>
              <w:widowControl w:val="0"/>
              <w:autoSpaceDE w:val="0"/>
              <w:autoSpaceDN w:val="0"/>
              <w:adjustRightInd w:val="0"/>
              <w:spacing w:after="0" w:line="240" w:lineRule="exact"/>
              <w:ind w:right="400"/>
              <w:rPr>
                <w:rFonts w:cs="Calibri"/>
                <w:sz w:val="20"/>
                <w:szCs w:val="20"/>
              </w:rPr>
            </w:pPr>
            <w:r w:rsidRPr="00C13447">
              <w:rPr>
                <w:rFonts w:cs="Calibri"/>
                <w:sz w:val="20"/>
                <w:szCs w:val="20"/>
              </w:rPr>
              <w:t>Data Management Plan Version</w:t>
            </w:r>
          </w:p>
        </w:tc>
        <w:tc>
          <w:tcPr>
            <w:tcW w:w="1741" w:type="pct"/>
            <w:tcBorders>
              <w:top w:val="single" w:sz="4" w:space="0" w:color="auto"/>
              <w:bottom w:val="single" w:sz="4" w:space="0" w:color="auto"/>
              <w:right w:val="single" w:sz="4" w:space="0" w:color="auto"/>
            </w:tcBorders>
            <w:shd w:val="clear" w:color="auto" w:fill="auto"/>
          </w:tcPr>
          <w:p w14:paraId="4164B31C" w14:textId="38BA9735" w:rsidR="00251BCE" w:rsidRPr="00C13447" w:rsidRDefault="00251BCE" w:rsidP="00C13447">
            <w:pPr>
              <w:widowControl w:val="0"/>
              <w:autoSpaceDE w:val="0"/>
              <w:autoSpaceDN w:val="0"/>
              <w:adjustRightInd w:val="0"/>
              <w:spacing w:after="0" w:line="240" w:lineRule="exact"/>
              <w:ind w:right="400"/>
              <w:rPr>
                <w:rFonts w:cs="Calibri"/>
                <w:i/>
                <w:sz w:val="20"/>
                <w:szCs w:val="20"/>
              </w:rPr>
            </w:pPr>
            <w:r w:rsidRPr="00C13447">
              <w:rPr>
                <w:rFonts w:cs="Calibri"/>
                <w:i/>
                <w:sz w:val="20"/>
                <w:szCs w:val="20"/>
              </w:rPr>
              <w:t xml:space="preserve">Date: </w:t>
            </w:r>
            <w:r w:rsidR="00DC60EE">
              <w:rPr>
                <w:rFonts w:cs="Calibri"/>
                <w:i/>
                <w:sz w:val="20"/>
                <w:szCs w:val="20"/>
              </w:rPr>
              <w:t>19/08/2020</w:t>
            </w:r>
          </w:p>
        </w:tc>
        <w:tc>
          <w:tcPr>
            <w:tcW w:w="1960" w:type="pct"/>
            <w:tcBorders>
              <w:top w:val="single" w:sz="4" w:space="0" w:color="auto"/>
              <w:left w:val="single" w:sz="4" w:space="0" w:color="auto"/>
              <w:bottom w:val="single" w:sz="4" w:space="0" w:color="auto"/>
            </w:tcBorders>
            <w:shd w:val="clear" w:color="auto" w:fill="auto"/>
          </w:tcPr>
          <w:p w14:paraId="4F38193B" w14:textId="029DCA2E" w:rsidR="00251BCE" w:rsidRPr="006334F9" w:rsidRDefault="00251BCE" w:rsidP="00C13447">
            <w:pPr>
              <w:widowControl w:val="0"/>
              <w:autoSpaceDE w:val="0"/>
              <w:autoSpaceDN w:val="0"/>
              <w:adjustRightInd w:val="0"/>
              <w:spacing w:after="0" w:line="240" w:lineRule="exact"/>
              <w:ind w:right="400"/>
              <w:rPr>
                <w:rFonts w:cs="Calibri"/>
                <w:iCs/>
                <w:sz w:val="20"/>
                <w:szCs w:val="20"/>
              </w:rPr>
            </w:pPr>
            <w:r w:rsidRPr="00C13447">
              <w:rPr>
                <w:rFonts w:cs="Calibri"/>
                <w:i/>
                <w:sz w:val="20"/>
                <w:szCs w:val="20"/>
              </w:rPr>
              <w:t>Version:</w:t>
            </w:r>
            <w:r w:rsidR="006334F9">
              <w:rPr>
                <w:rFonts w:cs="Calibri"/>
                <w:i/>
                <w:sz w:val="20"/>
                <w:szCs w:val="20"/>
              </w:rPr>
              <w:t xml:space="preserve"> </w:t>
            </w:r>
            <w:r w:rsidR="006334F9">
              <w:rPr>
                <w:rFonts w:cs="Calibri"/>
                <w:iCs/>
                <w:sz w:val="20"/>
                <w:szCs w:val="20"/>
              </w:rPr>
              <w:t>1.0</w:t>
            </w:r>
          </w:p>
        </w:tc>
      </w:tr>
    </w:tbl>
    <w:tbl>
      <w:tblPr>
        <w:tblStyle w:val="TableGrid"/>
        <w:tblW w:w="5007"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629"/>
        <w:gridCol w:w="939"/>
        <w:gridCol w:w="236"/>
        <w:gridCol w:w="432"/>
        <w:gridCol w:w="1981"/>
        <w:gridCol w:w="502"/>
        <w:gridCol w:w="345"/>
        <w:gridCol w:w="20"/>
        <w:gridCol w:w="268"/>
        <w:gridCol w:w="400"/>
        <w:gridCol w:w="1170"/>
        <w:gridCol w:w="1863"/>
        <w:gridCol w:w="10"/>
      </w:tblGrid>
      <w:tr w:rsidR="00251BCE" w:rsidRPr="003500BA" w14:paraId="2CC7DCDA" w14:textId="77777777" w:rsidTr="00564131">
        <w:trPr>
          <w:gridAfter w:val="1"/>
          <w:wAfter w:w="5" w:type="pct"/>
        </w:trPr>
        <w:tc>
          <w:tcPr>
            <w:tcW w:w="1312" w:type="pct"/>
            <w:gridSpan w:val="2"/>
            <w:tcBorders>
              <w:top w:val="single" w:sz="4" w:space="0" w:color="auto"/>
              <w:bottom w:val="nil"/>
            </w:tcBorders>
            <w:shd w:val="clear" w:color="auto" w:fill="DDDDDE"/>
          </w:tcPr>
          <w:p w14:paraId="6DF60627" w14:textId="77777777" w:rsidR="00251BCE" w:rsidRPr="00C13447" w:rsidRDefault="00251BCE" w:rsidP="00C13447">
            <w:pPr>
              <w:widowControl w:val="0"/>
              <w:autoSpaceDE w:val="0"/>
              <w:autoSpaceDN w:val="0"/>
              <w:adjustRightInd w:val="0"/>
              <w:spacing w:after="0" w:line="240" w:lineRule="exact"/>
              <w:ind w:right="400"/>
              <w:rPr>
                <w:rFonts w:cs="Calibri"/>
              </w:rPr>
            </w:pPr>
            <w:r w:rsidRPr="00C13447">
              <w:rPr>
                <w:rFonts w:cs="Calibri"/>
              </w:rPr>
              <w:t>Related Policies</w:t>
            </w:r>
          </w:p>
        </w:tc>
        <w:tc>
          <w:tcPr>
            <w:tcW w:w="3683" w:type="pct"/>
            <w:gridSpan w:val="10"/>
            <w:tcBorders>
              <w:top w:val="single" w:sz="4" w:space="0" w:color="auto"/>
              <w:bottom w:val="nil"/>
            </w:tcBorders>
            <w:shd w:val="clear" w:color="auto" w:fill="auto"/>
          </w:tcPr>
          <w:p w14:paraId="7B0C8BC9" w14:textId="77777777" w:rsidR="00251BCE" w:rsidRDefault="006334F9" w:rsidP="00C13447">
            <w:pPr>
              <w:widowControl w:val="0"/>
              <w:autoSpaceDE w:val="0"/>
              <w:autoSpaceDN w:val="0"/>
              <w:adjustRightInd w:val="0"/>
              <w:spacing w:after="0" w:line="240" w:lineRule="exact"/>
              <w:ind w:right="400"/>
              <w:rPr>
                <w:rFonts w:cs="Calibri"/>
                <w:iCs/>
                <w:color w:val="58585A" w:themeColor="background2"/>
              </w:rPr>
            </w:pPr>
            <w:r>
              <w:rPr>
                <w:rFonts w:cs="Calibri"/>
                <w:iCs/>
                <w:color w:val="58585A" w:themeColor="background2"/>
              </w:rPr>
              <w:t xml:space="preserve">IMPACT data protection </w:t>
            </w:r>
            <w:proofErr w:type="spellStart"/>
            <w:r>
              <w:rPr>
                <w:rFonts w:cs="Calibri"/>
                <w:iCs/>
                <w:color w:val="58585A" w:themeColor="background2"/>
              </w:rPr>
              <w:t>SoPs</w:t>
            </w:r>
            <w:proofErr w:type="spellEnd"/>
          </w:p>
          <w:p w14:paraId="1256F37E" w14:textId="7CB69C30" w:rsidR="00DC60EE" w:rsidRPr="006334F9" w:rsidRDefault="00DC60EE" w:rsidP="00C13447">
            <w:pPr>
              <w:widowControl w:val="0"/>
              <w:autoSpaceDE w:val="0"/>
              <w:autoSpaceDN w:val="0"/>
              <w:adjustRightInd w:val="0"/>
              <w:spacing w:after="0" w:line="240" w:lineRule="exact"/>
              <w:ind w:right="400"/>
              <w:rPr>
                <w:rFonts w:cs="Calibri"/>
                <w:iCs/>
              </w:rPr>
            </w:pPr>
            <w:r>
              <w:rPr>
                <w:rFonts w:cs="Calibri"/>
                <w:iCs/>
                <w:color w:val="58585A" w:themeColor="background2"/>
              </w:rPr>
              <w:lastRenderedPageBreak/>
              <w:t xml:space="preserve">IMPACT </w:t>
            </w:r>
            <w:proofErr w:type="spellStart"/>
            <w:r>
              <w:rPr>
                <w:rFonts w:cs="Calibri"/>
                <w:iCs/>
                <w:color w:val="58585A" w:themeColor="background2"/>
              </w:rPr>
              <w:t>S</w:t>
            </w:r>
            <w:r w:rsidR="00FA6EE6">
              <w:rPr>
                <w:rFonts w:cs="Calibri"/>
                <w:iCs/>
                <w:color w:val="58585A" w:themeColor="background2"/>
              </w:rPr>
              <w:t>o</w:t>
            </w:r>
            <w:r>
              <w:rPr>
                <w:rFonts w:cs="Calibri"/>
                <w:iCs/>
                <w:color w:val="58585A" w:themeColor="background2"/>
              </w:rPr>
              <w:t>P</w:t>
            </w:r>
            <w:r w:rsidR="00FA6EE6">
              <w:rPr>
                <w:rFonts w:cs="Calibri"/>
                <w:iCs/>
                <w:color w:val="58585A" w:themeColor="background2"/>
              </w:rPr>
              <w:t>s</w:t>
            </w:r>
            <w:proofErr w:type="spellEnd"/>
            <w:r>
              <w:rPr>
                <w:rFonts w:cs="Calibri"/>
                <w:iCs/>
                <w:color w:val="58585A" w:themeColor="background2"/>
              </w:rPr>
              <w:t xml:space="preserve"> for data collection during Covid-19</w:t>
            </w:r>
          </w:p>
        </w:tc>
      </w:tr>
      <w:tr w:rsidR="00251BCE" w:rsidRPr="003500BA" w14:paraId="124F0A41" w14:textId="77777777" w:rsidTr="001D34CD">
        <w:trPr>
          <w:gridAfter w:val="1"/>
          <w:wAfter w:w="5" w:type="pct"/>
        </w:trPr>
        <w:tc>
          <w:tcPr>
            <w:tcW w:w="4995" w:type="pct"/>
            <w:gridSpan w:val="12"/>
            <w:tcBorders>
              <w:top w:val="nil"/>
              <w:bottom w:val="nil"/>
            </w:tcBorders>
            <w:shd w:val="clear" w:color="auto" w:fill="9A9A9C"/>
          </w:tcPr>
          <w:p w14:paraId="0A7053E4" w14:textId="77777777" w:rsidR="00251BCE" w:rsidRPr="00C13447" w:rsidRDefault="00251BCE" w:rsidP="00C13447">
            <w:pPr>
              <w:widowControl w:val="0"/>
              <w:autoSpaceDE w:val="0"/>
              <w:autoSpaceDN w:val="0"/>
              <w:adjustRightInd w:val="0"/>
              <w:spacing w:after="0" w:line="240" w:lineRule="exact"/>
              <w:ind w:right="400"/>
              <w:rPr>
                <w:rFonts w:cs="Calibri"/>
                <w:b/>
                <w:color w:val="000000"/>
              </w:rPr>
            </w:pPr>
            <w:r w:rsidRPr="00C13447">
              <w:rPr>
                <w:rFonts w:cs="Calibri"/>
                <w:b/>
                <w:color w:val="FFFFFF"/>
              </w:rPr>
              <w:lastRenderedPageBreak/>
              <w:t>Documentation and Metadata</w:t>
            </w:r>
          </w:p>
        </w:tc>
      </w:tr>
      <w:tr w:rsidR="001D34CD" w:rsidRPr="003500BA" w14:paraId="1ED9F634" w14:textId="77777777" w:rsidTr="00564131">
        <w:tc>
          <w:tcPr>
            <w:tcW w:w="1312" w:type="pct"/>
            <w:gridSpan w:val="2"/>
            <w:vMerge w:val="restart"/>
            <w:tcBorders>
              <w:top w:val="nil"/>
            </w:tcBorders>
            <w:shd w:val="clear" w:color="auto" w:fill="DDDDDE"/>
          </w:tcPr>
          <w:p w14:paraId="7D490A78"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color w:val="000000"/>
              </w:rPr>
              <w:t>What documentation and metadata will accompany the data?</w:t>
            </w:r>
          </w:p>
          <w:p w14:paraId="762399E6"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i/>
                <w:color w:val="000000"/>
              </w:rPr>
              <w:t>Select all that apply</w:t>
            </w:r>
          </w:p>
        </w:tc>
        <w:tc>
          <w:tcPr>
            <w:tcW w:w="120" w:type="pct"/>
            <w:tcBorders>
              <w:top w:val="nil"/>
              <w:bottom w:val="single" w:sz="4" w:space="0" w:color="auto"/>
              <w:right w:val="single" w:sz="4" w:space="0" w:color="auto"/>
            </w:tcBorders>
          </w:tcPr>
          <w:p w14:paraId="4ED3F395" w14:textId="5F0B7192" w:rsidR="00251BCE" w:rsidRPr="00462B89" w:rsidDel="00AB23E9" w:rsidRDefault="006334F9" w:rsidP="00C13447">
            <w:pPr>
              <w:widowControl w:val="0"/>
              <w:autoSpaceDE w:val="0"/>
              <w:autoSpaceDN w:val="0"/>
              <w:adjustRightInd w:val="0"/>
              <w:spacing w:after="0"/>
              <w:ind w:right="400"/>
              <w:rPr>
                <w:rFonts w:cs="Calibri"/>
                <w:bCs/>
                <w:color w:val="000000"/>
              </w:rPr>
            </w:pPr>
            <w:r w:rsidRPr="00462B89">
              <w:rPr>
                <w:rFonts w:cs="Calibri"/>
                <w:bCs/>
                <w:color w:val="000000"/>
              </w:rPr>
              <w:t>X</w:t>
            </w:r>
          </w:p>
        </w:tc>
        <w:tc>
          <w:tcPr>
            <w:tcW w:w="1664" w:type="pct"/>
            <w:gridSpan w:val="4"/>
            <w:tcBorders>
              <w:top w:val="nil"/>
              <w:left w:val="single" w:sz="4" w:space="0" w:color="auto"/>
              <w:bottom w:val="single" w:sz="4" w:space="0" w:color="auto"/>
              <w:right w:val="single" w:sz="4" w:space="0" w:color="auto"/>
            </w:tcBorders>
          </w:tcPr>
          <w:p w14:paraId="34346BAE" w14:textId="77777777" w:rsidR="00251BCE" w:rsidRPr="00462B89" w:rsidDel="00AB23E9" w:rsidRDefault="00251BCE" w:rsidP="00C13447">
            <w:pPr>
              <w:widowControl w:val="0"/>
              <w:autoSpaceDE w:val="0"/>
              <w:autoSpaceDN w:val="0"/>
              <w:adjustRightInd w:val="0"/>
              <w:spacing w:after="0"/>
              <w:ind w:right="400"/>
              <w:rPr>
                <w:b/>
              </w:rPr>
            </w:pPr>
            <w:r w:rsidRPr="00462B89">
              <w:t>Data analysis plan</w:t>
            </w:r>
          </w:p>
        </w:tc>
        <w:tc>
          <w:tcPr>
            <w:tcW w:w="147" w:type="pct"/>
            <w:gridSpan w:val="2"/>
            <w:tcBorders>
              <w:top w:val="nil"/>
              <w:left w:val="single" w:sz="4" w:space="0" w:color="auto"/>
              <w:bottom w:val="single" w:sz="4" w:space="0" w:color="auto"/>
              <w:right w:val="single" w:sz="4" w:space="0" w:color="auto"/>
            </w:tcBorders>
          </w:tcPr>
          <w:p w14:paraId="5A13AFCD" w14:textId="442A1FBC" w:rsidR="00251BCE" w:rsidRPr="00462B89" w:rsidDel="00AB23E9" w:rsidRDefault="006334F9" w:rsidP="00C13447">
            <w:pPr>
              <w:widowControl w:val="0"/>
              <w:autoSpaceDE w:val="0"/>
              <w:autoSpaceDN w:val="0"/>
              <w:adjustRightInd w:val="0"/>
              <w:spacing w:after="0"/>
              <w:ind w:right="400"/>
            </w:pPr>
            <w:r w:rsidRPr="00462B89">
              <w:t>X</w:t>
            </w:r>
          </w:p>
        </w:tc>
        <w:tc>
          <w:tcPr>
            <w:tcW w:w="1757" w:type="pct"/>
            <w:gridSpan w:val="4"/>
            <w:tcBorders>
              <w:top w:val="nil"/>
              <w:left w:val="single" w:sz="4" w:space="0" w:color="auto"/>
              <w:bottom w:val="single" w:sz="4" w:space="0" w:color="auto"/>
            </w:tcBorders>
          </w:tcPr>
          <w:p w14:paraId="404C3127" w14:textId="77777777" w:rsidR="00251BCE" w:rsidRPr="00462B89" w:rsidRDefault="00251BCE" w:rsidP="00C13447">
            <w:pPr>
              <w:widowControl w:val="0"/>
              <w:autoSpaceDE w:val="0"/>
              <w:autoSpaceDN w:val="0"/>
              <w:adjustRightInd w:val="0"/>
              <w:spacing w:after="0"/>
              <w:ind w:right="400"/>
            </w:pPr>
            <w:r w:rsidRPr="00462B89">
              <w:t>Data Cleaning Log, including:</w:t>
            </w:r>
          </w:p>
          <w:p w14:paraId="46066B4D" w14:textId="4C06D597" w:rsidR="00251BCE" w:rsidRPr="00462B89" w:rsidRDefault="006334F9" w:rsidP="00C13447">
            <w:pPr>
              <w:widowControl w:val="0"/>
              <w:autoSpaceDE w:val="0"/>
              <w:autoSpaceDN w:val="0"/>
              <w:adjustRightInd w:val="0"/>
              <w:spacing w:after="0"/>
              <w:ind w:right="400"/>
              <w:rPr>
                <w:spacing w:val="1"/>
              </w:rPr>
            </w:pPr>
            <w:r w:rsidRPr="00462B89">
              <w:t>X</w:t>
            </w:r>
            <w:r w:rsidR="00251BCE" w:rsidRPr="00462B89">
              <w:t xml:space="preserve"> </w:t>
            </w:r>
            <w:r w:rsidR="00251BCE" w:rsidRPr="00462B89">
              <w:rPr>
                <w:spacing w:val="1"/>
              </w:rPr>
              <w:t>Deletion Log</w:t>
            </w:r>
          </w:p>
          <w:p w14:paraId="7F4F4368" w14:textId="6140FECB" w:rsidR="00251BCE" w:rsidRPr="00462B89" w:rsidRDefault="006334F9" w:rsidP="00C13447">
            <w:pPr>
              <w:widowControl w:val="0"/>
              <w:autoSpaceDE w:val="0"/>
              <w:autoSpaceDN w:val="0"/>
              <w:adjustRightInd w:val="0"/>
              <w:spacing w:after="0"/>
              <w:ind w:right="400"/>
              <w:rPr>
                <w:rFonts w:cs="Calibri"/>
                <w:color w:val="000000"/>
              </w:rPr>
            </w:pPr>
            <w:r w:rsidRPr="00462B89">
              <w:t>X</w:t>
            </w:r>
            <w:r w:rsidR="00251BCE" w:rsidRPr="00462B89">
              <w:t xml:space="preserve"> Value Change Log</w:t>
            </w:r>
            <w:r w:rsidR="00251BCE" w:rsidRPr="00462B89" w:rsidDel="0019279D">
              <w:rPr>
                <w:spacing w:val="1"/>
              </w:rPr>
              <w:t xml:space="preserve"> </w:t>
            </w:r>
          </w:p>
        </w:tc>
      </w:tr>
      <w:tr w:rsidR="001D34CD" w:rsidRPr="003500BA" w14:paraId="6258C5BD" w14:textId="77777777" w:rsidTr="00564131">
        <w:tc>
          <w:tcPr>
            <w:tcW w:w="1312" w:type="pct"/>
            <w:gridSpan w:val="2"/>
            <w:vMerge/>
            <w:shd w:val="clear" w:color="auto" w:fill="DDDDDE"/>
          </w:tcPr>
          <w:p w14:paraId="2AC6E177"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single" w:sz="4" w:space="0" w:color="auto"/>
              <w:right w:val="single" w:sz="4" w:space="0" w:color="auto"/>
            </w:tcBorders>
          </w:tcPr>
          <w:p w14:paraId="2AC44B07" w14:textId="039F4893" w:rsidR="00251BCE" w:rsidRPr="00462B89" w:rsidDel="00AB23E9" w:rsidRDefault="006334F9" w:rsidP="00C13447">
            <w:pPr>
              <w:widowControl w:val="0"/>
              <w:autoSpaceDE w:val="0"/>
              <w:autoSpaceDN w:val="0"/>
              <w:adjustRightInd w:val="0"/>
              <w:spacing w:after="0"/>
              <w:ind w:right="400"/>
            </w:pPr>
            <w:r w:rsidRPr="00462B89">
              <w:t>X</w:t>
            </w:r>
          </w:p>
        </w:tc>
        <w:tc>
          <w:tcPr>
            <w:tcW w:w="1664" w:type="pct"/>
            <w:gridSpan w:val="4"/>
            <w:tcBorders>
              <w:top w:val="single" w:sz="4" w:space="0" w:color="auto"/>
              <w:left w:val="single" w:sz="4" w:space="0" w:color="auto"/>
              <w:bottom w:val="single" w:sz="4" w:space="0" w:color="auto"/>
              <w:right w:val="single" w:sz="4" w:space="0" w:color="auto"/>
            </w:tcBorders>
          </w:tcPr>
          <w:p w14:paraId="477F193E" w14:textId="77777777" w:rsidR="00251BCE" w:rsidRPr="00462B89" w:rsidDel="00AB23E9" w:rsidRDefault="00251BCE" w:rsidP="00C13447">
            <w:pPr>
              <w:widowControl w:val="0"/>
              <w:autoSpaceDE w:val="0"/>
              <w:autoSpaceDN w:val="0"/>
              <w:adjustRightInd w:val="0"/>
              <w:spacing w:after="0"/>
              <w:ind w:right="400"/>
            </w:pPr>
            <w:r w:rsidRPr="00462B89">
              <w:t>Code book</w:t>
            </w:r>
          </w:p>
        </w:tc>
        <w:tc>
          <w:tcPr>
            <w:tcW w:w="147" w:type="pct"/>
            <w:gridSpan w:val="2"/>
            <w:tcBorders>
              <w:top w:val="single" w:sz="4" w:space="0" w:color="auto"/>
              <w:left w:val="single" w:sz="4" w:space="0" w:color="auto"/>
              <w:bottom w:val="single" w:sz="4" w:space="0" w:color="auto"/>
              <w:right w:val="single" w:sz="4" w:space="0" w:color="auto"/>
            </w:tcBorders>
          </w:tcPr>
          <w:p w14:paraId="71F84739" w14:textId="42784AB4" w:rsidR="00251BCE" w:rsidRPr="00462B89" w:rsidDel="00AB23E9" w:rsidRDefault="006334F9" w:rsidP="00C13447">
            <w:pPr>
              <w:widowControl w:val="0"/>
              <w:autoSpaceDE w:val="0"/>
              <w:autoSpaceDN w:val="0"/>
              <w:adjustRightInd w:val="0"/>
              <w:spacing w:after="0"/>
              <w:ind w:right="400"/>
              <w:rPr>
                <w:spacing w:val="1"/>
                <w:w w:val="101"/>
              </w:rPr>
            </w:pPr>
            <w:r w:rsidRPr="00462B89">
              <w:rPr>
                <w:spacing w:val="1"/>
                <w:w w:val="101"/>
              </w:rPr>
              <w:t>X</w:t>
            </w:r>
          </w:p>
        </w:tc>
        <w:tc>
          <w:tcPr>
            <w:tcW w:w="1757" w:type="pct"/>
            <w:gridSpan w:val="4"/>
            <w:tcBorders>
              <w:top w:val="single" w:sz="4" w:space="0" w:color="auto"/>
              <w:left w:val="single" w:sz="4" w:space="0" w:color="auto"/>
              <w:bottom w:val="single" w:sz="4" w:space="0" w:color="auto"/>
            </w:tcBorders>
          </w:tcPr>
          <w:p w14:paraId="5CD13E88" w14:textId="77777777" w:rsidR="00251BCE" w:rsidRPr="00462B89" w:rsidDel="00AB23E9" w:rsidRDefault="00251BCE" w:rsidP="00C13447">
            <w:pPr>
              <w:widowControl w:val="0"/>
              <w:autoSpaceDE w:val="0"/>
              <w:autoSpaceDN w:val="0"/>
              <w:adjustRightInd w:val="0"/>
              <w:spacing w:after="0"/>
              <w:ind w:right="400"/>
              <w:rPr>
                <w:spacing w:val="1"/>
              </w:rPr>
            </w:pPr>
            <w:r w:rsidRPr="00462B89">
              <w:rPr>
                <w:spacing w:val="1"/>
              </w:rPr>
              <w:t>Data Dictionary</w:t>
            </w:r>
          </w:p>
        </w:tc>
      </w:tr>
      <w:tr w:rsidR="001D34CD" w:rsidRPr="003500BA" w14:paraId="148A1D1A" w14:textId="77777777" w:rsidTr="00564131">
        <w:trPr>
          <w:trHeight w:val="410"/>
        </w:trPr>
        <w:tc>
          <w:tcPr>
            <w:tcW w:w="1312" w:type="pct"/>
            <w:gridSpan w:val="2"/>
            <w:vMerge/>
            <w:shd w:val="clear" w:color="auto" w:fill="DDDDDE"/>
          </w:tcPr>
          <w:p w14:paraId="02A6D7CE"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single" w:sz="4" w:space="0" w:color="auto"/>
              <w:right w:val="single" w:sz="4" w:space="0" w:color="auto"/>
            </w:tcBorders>
          </w:tcPr>
          <w:p w14:paraId="55B19BC7" w14:textId="77777777" w:rsidR="00251BCE" w:rsidRPr="00C13447" w:rsidDel="00AB23E9" w:rsidRDefault="00251BCE" w:rsidP="00C13447">
            <w:pPr>
              <w:widowControl w:val="0"/>
              <w:autoSpaceDE w:val="0"/>
              <w:autoSpaceDN w:val="0"/>
              <w:adjustRightInd w:val="0"/>
              <w:spacing w:after="0"/>
              <w:ind w:right="400"/>
            </w:pPr>
            <w:r w:rsidRPr="00C13447">
              <w:t>□</w:t>
            </w:r>
          </w:p>
        </w:tc>
        <w:tc>
          <w:tcPr>
            <w:tcW w:w="1664" w:type="pct"/>
            <w:gridSpan w:val="4"/>
            <w:tcBorders>
              <w:top w:val="single" w:sz="4" w:space="0" w:color="auto"/>
              <w:left w:val="single" w:sz="4" w:space="0" w:color="auto"/>
              <w:bottom w:val="single" w:sz="4" w:space="0" w:color="auto"/>
              <w:right w:val="single" w:sz="4" w:space="0" w:color="auto"/>
            </w:tcBorders>
          </w:tcPr>
          <w:p w14:paraId="19B20600" w14:textId="77777777" w:rsidR="00251BCE" w:rsidRPr="00C13447" w:rsidDel="00AB23E9" w:rsidRDefault="00251BCE" w:rsidP="00C13447">
            <w:pPr>
              <w:widowControl w:val="0"/>
              <w:autoSpaceDE w:val="0"/>
              <w:autoSpaceDN w:val="0"/>
              <w:adjustRightInd w:val="0"/>
              <w:spacing w:after="0"/>
              <w:ind w:right="400"/>
            </w:pPr>
            <w:r w:rsidRPr="00C13447">
              <w:t>Metadata based on HDX Standards</w:t>
            </w:r>
          </w:p>
        </w:tc>
        <w:tc>
          <w:tcPr>
            <w:tcW w:w="147" w:type="pct"/>
            <w:gridSpan w:val="2"/>
            <w:tcBorders>
              <w:top w:val="single" w:sz="4" w:space="0" w:color="auto"/>
              <w:left w:val="single" w:sz="4" w:space="0" w:color="auto"/>
              <w:bottom w:val="single" w:sz="4" w:space="0" w:color="auto"/>
              <w:right w:val="single" w:sz="4" w:space="0" w:color="auto"/>
            </w:tcBorders>
          </w:tcPr>
          <w:p w14:paraId="5D9CFD46" w14:textId="77777777" w:rsidR="00251BCE" w:rsidRPr="00C13447" w:rsidDel="00AB23E9" w:rsidRDefault="00251BCE" w:rsidP="00C13447">
            <w:pPr>
              <w:widowControl w:val="0"/>
              <w:autoSpaceDE w:val="0"/>
              <w:autoSpaceDN w:val="0"/>
              <w:adjustRightInd w:val="0"/>
              <w:spacing w:after="0"/>
              <w:ind w:right="400"/>
              <w:rPr>
                <w:spacing w:val="1"/>
                <w:w w:val="101"/>
              </w:rPr>
            </w:pPr>
            <w:r w:rsidRPr="00C13447">
              <w:t>□</w:t>
            </w:r>
          </w:p>
        </w:tc>
        <w:tc>
          <w:tcPr>
            <w:tcW w:w="1757" w:type="pct"/>
            <w:gridSpan w:val="4"/>
            <w:tcBorders>
              <w:top w:val="single" w:sz="4" w:space="0" w:color="auto"/>
              <w:left w:val="single" w:sz="4" w:space="0" w:color="auto"/>
              <w:bottom w:val="single" w:sz="4" w:space="0" w:color="auto"/>
            </w:tcBorders>
          </w:tcPr>
          <w:p w14:paraId="6AAD4703" w14:textId="1EB723E9" w:rsidR="00251BCE" w:rsidRPr="00C13447" w:rsidDel="00AB23E9" w:rsidRDefault="009B55FC" w:rsidP="00C13447">
            <w:pPr>
              <w:widowControl w:val="0"/>
              <w:autoSpaceDE w:val="0"/>
              <w:autoSpaceDN w:val="0"/>
              <w:adjustRightInd w:val="0"/>
              <w:spacing w:after="0"/>
              <w:ind w:right="400"/>
              <w:rPr>
                <w:spacing w:val="1"/>
              </w:rPr>
            </w:pPr>
            <w:r w:rsidRPr="00203E0E">
              <w:rPr>
                <w:color w:val="58585A" w:themeColor="background2"/>
                <w:sz w:val="20"/>
              </w:rPr>
              <w:t>[Other, Specify]</w:t>
            </w:r>
          </w:p>
        </w:tc>
      </w:tr>
      <w:tr w:rsidR="00251BCE" w:rsidRPr="003500BA" w14:paraId="23789733" w14:textId="77777777" w:rsidTr="001D34CD">
        <w:trPr>
          <w:gridAfter w:val="1"/>
          <w:wAfter w:w="5" w:type="pct"/>
        </w:trPr>
        <w:tc>
          <w:tcPr>
            <w:tcW w:w="4995" w:type="pct"/>
            <w:gridSpan w:val="12"/>
            <w:tcBorders>
              <w:top w:val="nil"/>
              <w:bottom w:val="nil"/>
            </w:tcBorders>
            <w:shd w:val="clear" w:color="auto" w:fill="9A9A9C"/>
          </w:tcPr>
          <w:p w14:paraId="118B2E36" w14:textId="77777777" w:rsidR="00251BCE" w:rsidRPr="00C13447" w:rsidRDefault="00251BCE" w:rsidP="00C13447">
            <w:pPr>
              <w:widowControl w:val="0"/>
              <w:autoSpaceDE w:val="0"/>
              <w:autoSpaceDN w:val="0"/>
              <w:adjustRightInd w:val="0"/>
              <w:spacing w:after="0" w:line="240" w:lineRule="exact"/>
              <w:ind w:right="400"/>
              <w:rPr>
                <w:rFonts w:cs="Calibri"/>
                <w:b/>
                <w:color w:val="000000"/>
              </w:rPr>
            </w:pPr>
            <w:r w:rsidRPr="00C13447">
              <w:rPr>
                <w:rFonts w:cs="Calibri"/>
                <w:b/>
                <w:color w:val="FFFFFF"/>
              </w:rPr>
              <w:t>Ethics and Legal Compliance</w:t>
            </w:r>
          </w:p>
        </w:tc>
      </w:tr>
      <w:tr w:rsidR="001D34CD" w:rsidRPr="003500BA" w14:paraId="0BFAEB8E" w14:textId="77777777" w:rsidTr="00564131">
        <w:trPr>
          <w:trHeight w:val="294"/>
        </w:trPr>
        <w:tc>
          <w:tcPr>
            <w:tcW w:w="1312" w:type="pct"/>
            <w:gridSpan w:val="2"/>
            <w:vMerge w:val="restart"/>
            <w:tcBorders>
              <w:top w:val="nil"/>
            </w:tcBorders>
            <w:shd w:val="clear" w:color="auto" w:fill="DDDDDE"/>
          </w:tcPr>
          <w:p w14:paraId="644D413D"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r w:rsidRPr="00C13447">
              <w:rPr>
                <w:rFonts w:cs="Calibri"/>
                <w:color w:val="000000"/>
              </w:rPr>
              <w:t>Which ethical and legal measures will be taken?</w:t>
            </w:r>
          </w:p>
          <w:p w14:paraId="02CCA678"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nil"/>
              <w:bottom w:val="single" w:sz="4" w:space="0" w:color="auto"/>
              <w:right w:val="single" w:sz="4" w:space="0" w:color="auto"/>
            </w:tcBorders>
          </w:tcPr>
          <w:p w14:paraId="001AECE4" w14:textId="26847669" w:rsidR="00251BCE" w:rsidRPr="00C13447" w:rsidDel="006C1D0C" w:rsidRDefault="006334F9" w:rsidP="00C13447">
            <w:pPr>
              <w:spacing w:after="0"/>
              <w:rPr>
                <w:rFonts w:cs="Calibri"/>
                <w:color w:val="000000"/>
              </w:rPr>
            </w:pPr>
            <w:r>
              <w:rPr>
                <w:rFonts w:cs="Calibri"/>
                <w:color w:val="000000"/>
              </w:rPr>
              <w:t>X</w:t>
            </w:r>
          </w:p>
        </w:tc>
        <w:tc>
          <w:tcPr>
            <w:tcW w:w="1664" w:type="pct"/>
            <w:gridSpan w:val="4"/>
            <w:tcBorders>
              <w:top w:val="nil"/>
              <w:left w:val="single" w:sz="4" w:space="0" w:color="auto"/>
              <w:bottom w:val="single" w:sz="4" w:space="0" w:color="auto"/>
              <w:right w:val="single" w:sz="4" w:space="0" w:color="auto"/>
            </w:tcBorders>
          </w:tcPr>
          <w:p w14:paraId="23FE8926" w14:textId="77777777" w:rsidR="00251BCE" w:rsidRPr="00C13447" w:rsidDel="006C1D0C" w:rsidRDefault="00251BCE" w:rsidP="00C13447">
            <w:pPr>
              <w:spacing w:after="0"/>
              <w:rPr>
                <w:rFonts w:cs="Calibri"/>
                <w:color w:val="000000"/>
              </w:rPr>
            </w:pPr>
            <w:r w:rsidRPr="00C13447">
              <w:rPr>
                <w:rFonts w:cs="Calibri"/>
                <w:color w:val="000000"/>
              </w:rPr>
              <w:t>Consent of participants to participate</w:t>
            </w:r>
          </w:p>
        </w:tc>
        <w:tc>
          <w:tcPr>
            <w:tcW w:w="147" w:type="pct"/>
            <w:gridSpan w:val="2"/>
            <w:tcBorders>
              <w:top w:val="nil"/>
              <w:left w:val="single" w:sz="4" w:space="0" w:color="auto"/>
              <w:bottom w:val="single" w:sz="4" w:space="0" w:color="auto"/>
              <w:right w:val="single" w:sz="4" w:space="0" w:color="auto"/>
            </w:tcBorders>
          </w:tcPr>
          <w:p w14:paraId="76E0489E" w14:textId="77777777" w:rsidR="00251BCE" w:rsidRPr="00C13447" w:rsidDel="006C1D0C" w:rsidRDefault="00251BCE" w:rsidP="00C13447">
            <w:pPr>
              <w:spacing w:after="0"/>
              <w:rPr>
                <w:rFonts w:cs="Calibri"/>
                <w:color w:val="000000"/>
              </w:rPr>
            </w:pPr>
            <w:r w:rsidRPr="00C13447">
              <w:t>□</w:t>
            </w:r>
          </w:p>
        </w:tc>
        <w:tc>
          <w:tcPr>
            <w:tcW w:w="1757" w:type="pct"/>
            <w:gridSpan w:val="4"/>
            <w:tcBorders>
              <w:top w:val="nil"/>
              <w:left w:val="single" w:sz="4" w:space="0" w:color="auto"/>
              <w:bottom w:val="single" w:sz="4" w:space="0" w:color="auto"/>
            </w:tcBorders>
          </w:tcPr>
          <w:p w14:paraId="154ED2D5" w14:textId="77777777" w:rsidR="00251BCE" w:rsidRPr="00C13447" w:rsidRDefault="00251BCE">
            <w:pPr>
              <w:pStyle w:val="CommentText"/>
              <w:spacing w:after="0"/>
              <w:rPr>
                <w:rFonts w:ascii="Arial Narrow" w:hAnsi="Arial Narrow" w:cs="Calibri"/>
                <w:color w:val="000000"/>
              </w:rPr>
            </w:pPr>
            <w:r w:rsidRPr="00C13447">
              <w:rPr>
                <w:rFonts w:ascii="Arial Narrow" w:hAnsi="Arial Narrow" w:cs="Calibri"/>
                <w:color w:val="000000"/>
              </w:rPr>
              <w:t>Consent of participants to share personal information with other agencies</w:t>
            </w:r>
          </w:p>
        </w:tc>
      </w:tr>
      <w:tr w:rsidR="001D34CD" w:rsidRPr="003500BA" w14:paraId="0342E3A9" w14:textId="77777777" w:rsidTr="00564131">
        <w:trPr>
          <w:trHeight w:val="294"/>
        </w:trPr>
        <w:tc>
          <w:tcPr>
            <w:tcW w:w="1312" w:type="pct"/>
            <w:gridSpan w:val="2"/>
            <w:vMerge/>
            <w:tcBorders>
              <w:top w:val="nil"/>
            </w:tcBorders>
            <w:shd w:val="clear" w:color="auto" w:fill="DDDDDE"/>
          </w:tcPr>
          <w:p w14:paraId="342B6693"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nil"/>
              <w:bottom w:val="single" w:sz="4" w:space="0" w:color="auto"/>
              <w:right w:val="single" w:sz="4" w:space="0" w:color="auto"/>
            </w:tcBorders>
          </w:tcPr>
          <w:p w14:paraId="000AF3E4" w14:textId="1B106496" w:rsidR="00251BCE" w:rsidRPr="00C13447" w:rsidRDefault="00564131" w:rsidP="00C13447">
            <w:pPr>
              <w:spacing w:after="0"/>
            </w:pPr>
            <w:r w:rsidRPr="00C13447">
              <w:t>□</w:t>
            </w:r>
          </w:p>
        </w:tc>
        <w:tc>
          <w:tcPr>
            <w:tcW w:w="1664" w:type="pct"/>
            <w:gridSpan w:val="4"/>
            <w:tcBorders>
              <w:top w:val="nil"/>
              <w:left w:val="single" w:sz="4" w:space="0" w:color="auto"/>
              <w:bottom w:val="single" w:sz="4" w:space="0" w:color="auto"/>
              <w:right w:val="single" w:sz="4" w:space="0" w:color="auto"/>
            </w:tcBorders>
          </w:tcPr>
          <w:p w14:paraId="3F3B272D" w14:textId="77777777" w:rsidR="00251BCE" w:rsidRPr="00C13447" w:rsidRDefault="00251BCE" w:rsidP="00C13447">
            <w:pPr>
              <w:spacing w:after="0"/>
              <w:rPr>
                <w:rFonts w:cs="Calibri"/>
                <w:color w:val="000000"/>
              </w:rPr>
            </w:pPr>
            <w:r w:rsidRPr="00C13447">
              <w:rPr>
                <w:rFonts w:cs="Calibri"/>
                <w:color w:val="000000"/>
              </w:rPr>
              <w:t>No collection of personally identifiable data will take place</w:t>
            </w:r>
          </w:p>
        </w:tc>
        <w:tc>
          <w:tcPr>
            <w:tcW w:w="147" w:type="pct"/>
            <w:gridSpan w:val="2"/>
            <w:tcBorders>
              <w:top w:val="nil"/>
              <w:left w:val="single" w:sz="4" w:space="0" w:color="auto"/>
              <w:bottom w:val="single" w:sz="4" w:space="0" w:color="auto"/>
              <w:right w:val="single" w:sz="4" w:space="0" w:color="auto"/>
            </w:tcBorders>
          </w:tcPr>
          <w:p w14:paraId="5B5ACFC6" w14:textId="6C823CAA" w:rsidR="00251BCE" w:rsidRPr="00C13447" w:rsidRDefault="006334F9" w:rsidP="00C13447">
            <w:pPr>
              <w:spacing w:after="0"/>
            </w:pPr>
            <w:r>
              <w:t>X</w:t>
            </w:r>
          </w:p>
        </w:tc>
        <w:tc>
          <w:tcPr>
            <w:tcW w:w="1757" w:type="pct"/>
            <w:gridSpan w:val="4"/>
            <w:tcBorders>
              <w:top w:val="nil"/>
              <w:left w:val="single" w:sz="4" w:space="0" w:color="auto"/>
              <w:bottom w:val="single" w:sz="4" w:space="0" w:color="auto"/>
            </w:tcBorders>
          </w:tcPr>
          <w:p w14:paraId="45E1D205" w14:textId="77777777" w:rsidR="00251BCE" w:rsidRPr="00C13447" w:rsidRDefault="00251BCE" w:rsidP="00C13447">
            <w:pPr>
              <w:spacing w:after="0"/>
              <w:rPr>
                <w:rFonts w:cs="Calibri"/>
                <w:color w:val="000000"/>
              </w:rPr>
            </w:pPr>
            <w:r w:rsidRPr="00C13447">
              <w:rPr>
                <w:rFonts w:cs="Calibri"/>
                <w:color w:val="000000"/>
              </w:rPr>
              <w:t>Gender, child protection and other protection issues are taken into account</w:t>
            </w:r>
          </w:p>
        </w:tc>
      </w:tr>
      <w:tr w:rsidR="001D34CD" w:rsidRPr="003500BA" w14:paraId="711FF1E6" w14:textId="77777777" w:rsidTr="00564131">
        <w:trPr>
          <w:trHeight w:val="294"/>
        </w:trPr>
        <w:tc>
          <w:tcPr>
            <w:tcW w:w="1312" w:type="pct"/>
            <w:gridSpan w:val="2"/>
            <w:vMerge/>
            <w:tcBorders>
              <w:top w:val="nil"/>
            </w:tcBorders>
            <w:shd w:val="clear" w:color="auto" w:fill="DDDDDE"/>
          </w:tcPr>
          <w:p w14:paraId="382475B4" w14:textId="77777777" w:rsidR="00251BCE" w:rsidRPr="00C13447"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nil"/>
              <w:bottom w:val="single" w:sz="4" w:space="0" w:color="auto"/>
              <w:right w:val="single" w:sz="4" w:space="0" w:color="auto"/>
            </w:tcBorders>
          </w:tcPr>
          <w:p w14:paraId="69C453C8" w14:textId="45EBF6F3" w:rsidR="00251BCE" w:rsidRPr="00C13447" w:rsidRDefault="006334F9" w:rsidP="00C13447">
            <w:pPr>
              <w:spacing w:after="0"/>
            </w:pPr>
            <w:r>
              <w:t>X</w:t>
            </w:r>
          </w:p>
        </w:tc>
        <w:tc>
          <w:tcPr>
            <w:tcW w:w="1664" w:type="pct"/>
            <w:gridSpan w:val="4"/>
            <w:tcBorders>
              <w:top w:val="nil"/>
              <w:left w:val="single" w:sz="4" w:space="0" w:color="auto"/>
              <w:bottom w:val="single" w:sz="4" w:space="0" w:color="auto"/>
              <w:right w:val="single" w:sz="4" w:space="0" w:color="auto"/>
            </w:tcBorders>
          </w:tcPr>
          <w:p w14:paraId="2BCF04E3" w14:textId="77777777" w:rsidR="00251BCE" w:rsidRPr="00C13447" w:rsidRDefault="00251BCE" w:rsidP="00C13447">
            <w:pPr>
              <w:spacing w:after="0"/>
              <w:rPr>
                <w:rFonts w:cs="Calibri"/>
                <w:color w:val="000000"/>
              </w:rPr>
            </w:pPr>
            <w:r w:rsidRPr="00C13447">
              <w:rPr>
                <w:rFonts w:cs="Calibri"/>
                <w:color w:val="000000"/>
              </w:rPr>
              <w:t>All participants reached age of majority</w:t>
            </w:r>
          </w:p>
        </w:tc>
        <w:tc>
          <w:tcPr>
            <w:tcW w:w="147" w:type="pct"/>
            <w:gridSpan w:val="2"/>
            <w:tcBorders>
              <w:top w:val="nil"/>
              <w:left w:val="single" w:sz="4" w:space="0" w:color="auto"/>
              <w:bottom w:val="single" w:sz="4" w:space="0" w:color="auto"/>
              <w:right w:val="single" w:sz="4" w:space="0" w:color="auto"/>
            </w:tcBorders>
          </w:tcPr>
          <w:p w14:paraId="3FFB3B27" w14:textId="77777777" w:rsidR="00251BCE" w:rsidRPr="00C13447" w:rsidRDefault="00251BCE" w:rsidP="00C13447">
            <w:pPr>
              <w:spacing w:after="0"/>
            </w:pPr>
          </w:p>
        </w:tc>
        <w:tc>
          <w:tcPr>
            <w:tcW w:w="1757" w:type="pct"/>
            <w:gridSpan w:val="4"/>
            <w:tcBorders>
              <w:top w:val="nil"/>
              <w:left w:val="single" w:sz="4" w:space="0" w:color="auto"/>
              <w:bottom w:val="single" w:sz="4" w:space="0" w:color="auto"/>
            </w:tcBorders>
          </w:tcPr>
          <w:p w14:paraId="241913F9" w14:textId="66BF0D3F" w:rsidR="00251BCE" w:rsidRPr="00C13447" w:rsidRDefault="009B55FC" w:rsidP="00D00BB4">
            <w:pPr>
              <w:spacing w:after="0"/>
              <w:rPr>
                <w:rFonts w:cs="Calibri"/>
                <w:color w:val="000000"/>
              </w:rPr>
            </w:pPr>
            <w:r w:rsidRPr="00203E0E">
              <w:rPr>
                <w:color w:val="58585A" w:themeColor="background2"/>
                <w:sz w:val="20"/>
              </w:rPr>
              <w:t>[Other, Specify]</w:t>
            </w:r>
            <w:r w:rsidR="00DC60EE">
              <w:rPr>
                <w:color w:val="58585A" w:themeColor="background2"/>
                <w:sz w:val="20"/>
              </w:rPr>
              <w:t xml:space="preserve"> </w:t>
            </w:r>
          </w:p>
        </w:tc>
      </w:tr>
      <w:tr w:rsidR="00251BCE" w:rsidRPr="003500BA" w14:paraId="6700CBE5" w14:textId="77777777" w:rsidTr="00564131">
        <w:trPr>
          <w:gridAfter w:val="1"/>
          <w:wAfter w:w="5" w:type="pct"/>
        </w:trPr>
        <w:tc>
          <w:tcPr>
            <w:tcW w:w="1312" w:type="pct"/>
            <w:gridSpan w:val="2"/>
            <w:tcBorders>
              <w:bottom w:val="nil"/>
            </w:tcBorders>
            <w:shd w:val="clear" w:color="auto" w:fill="DDDDDE"/>
          </w:tcPr>
          <w:p w14:paraId="718FF877"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r w:rsidRPr="00462B89">
              <w:rPr>
                <w:rFonts w:cs="Calibri"/>
                <w:color w:val="000000"/>
              </w:rPr>
              <w:t>Who will own the copyright and Intellectual Property Rights for the data that is collected?</w:t>
            </w:r>
          </w:p>
          <w:p w14:paraId="3B3BED6F"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p>
        </w:tc>
        <w:tc>
          <w:tcPr>
            <w:tcW w:w="3683" w:type="pct"/>
            <w:gridSpan w:val="10"/>
            <w:tcBorders>
              <w:bottom w:val="nil"/>
            </w:tcBorders>
          </w:tcPr>
          <w:p w14:paraId="05108D13" w14:textId="2933CC69" w:rsidR="00251BCE" w:rsidRPr="00462B89" w:rsidRDefault="00564131" w:rsidP="00C13447">
            <w:pPr>
              <w:widowControl w:val="0"/>
              <w:autoSpaceDE w:val="0"/>
              <w:autoSpaceDN w:val="0"/>
              <w:adjustRightInd w:val="0"/>
              <w:spacing w:after="0" w:line="240" w:lineRule="exact"/>
              <w:ind w:right="400"/>
              <w:rPr>
                <w:rFonts w:cs="Calibri"/>
                <w:color w:val="000000"/>
              </w:rPr>
            </w:pPr>
            <w:r>
              <w:rPr>
                <w:rFonts w:cs="Calibri"/>
                <w:color w:val="000000"/>
              </w:rPr>
              <w:t>IMPACT</w:t>
            </w:r>
          </w:p>
        </w:tc>
      </w:tr>
      <w:tr w:rsidR="00251BCE" w:rsidRPr="003500BA" w14:paraId="69751F85" w14:textId="77777777" w:rsidTr="001D34CD">
        <w:trPr>
          <w:gridAfter w:val="1"/>
          <w:wAfter w:w="5" w:type="pct"/>
        </w:trPr>
        <w:tc>
          <w:tcPr>
            <w:tcW w:w="4995" w:type="pct"/>
            <w:gridSpan w:val="12"/>
            <w:tcBorders>
              <w:top w:val="nil"/>
              <w:bottom w:val="nil"/>
            </w:tcBorders>
            <w:shd w:val="clear" w:color="auto" w:fill="9A9A9C"/>
          </w:tcPr>
          <w:p w14:paraId="249B00A9" w14:textId="77777777" w:rsidR="00251BCE" w:rsidRPr="00462B89" w:rsidRDefault="00251BCE" w:rsidP="00C13447">
            <w:pPr>
              <w:widowControl w:val="0"/>
              <w:autoSpaceDE w:val="0"/>
              <w:autoSpaceDN w:val="0"/>
              <w:adjustRightInd w:val="0"/>
              <w:spacing w:after="0" w:line="240" w:lineRule="exact"/>
              <w:ind w:right="400"/>
              <w:rPr>
                <w:rFonts w:cs="Calibri"/>
                <w:b/>
                <w:color w:val="000000"/>
              </w:rPr>
            </w:pPr>
            <w:r w:rsidRPr="00462B89">
              <w:rPr>
                <w:rFonts w:cs="Calibri"/>
                <w:b/>
                <w:color w:val="FFFFFF"/>
              </w:rPr>
              <w:t>Storage and Backup</w:t>
            </w:r>
          </w:p>
        </w:tc>
      </w:tr>
      <w:tr w:rsidR="001D34CD" w:rsidRPr="003500BA" w14:paraId="015BD6D8" w14:textId="77777777" w:rsidTr="00564131">
        <w:trPr>
          <w:trHeight w:val="480"/>
        </w:trPr>
        <w:tc>
          <w:tcPr>
            <w:tcW w:w="1312" w:type="pct"/>
            <w:gridSpan w:val="2"/>
            <w:vMerge w:val="restart"/>
            <w:tcBorders>
              <w:top w:val="nil"/>
            </w:tcBorders>
            <w:shd w:val="clear" w:color="auto" w:fill="DDDDDE"/>
          </w:tcPr>
          <w:p w14:paraId="4D472023" w14:textId="6910A291" w:rsidR="00251BCE" w:rsidRPr="00462B89" w:rsidRDefault="00251BCE" w:rsidP="00C13447">
            <w:pPr>
              <w:widowControl w:val="0"/>
              <w:autoSpaceDE w:val="0"/>
              <w:autoSpaceDN w:val="0"/>
              <w:adjustRightInd w:val="0"/>
              <w:spacing w:after="0" w:line="240" w:lineRule="exact"/>
              <w:ind w:right="400"/>
              <w:rPr>
                <w:rFonts w:cs="Calibri"/>
                <w:color w:val="000000"/>
              </w:rPr>
            </w:pPr>
            <w:r w:rsidRPr="00462B89">
              <w:rPr>
                <w:rFonts w:cs="Calibri"/>
                <w:color w:val="000000"/>
              </w:rPr>
              <w:t xml:space="preserve">Where will data be </w:t>
            </w:r>
            <w:r w:rsidR="003500BA" w:rsidRPr="00462B89">
              <w:rPr>
                <w:rFonts w:cs="Calibri"/>
                <w:color w:val="000000"/>
              </w:rPr>
              <w:t>stored and</w:t>
            </w:r>
            <w:r w:rsidRPr="00462B89">
              <w:rPr>
                <w:rFonts w:cs="Calibri"/>
                <w:color w:val="000000"/>
              </w:rPr>
              <w:t xml:space="preserve"> backed up during the research?</w:t>
            </w:r>
          </w:p>
        </w:tc>
        <w:tc>
          <w:tcPr>
            <w:tcW w:w="120" w:type="pct"/>
            <w:tcBorders>
              <w:top w:val="nil"/>
              <w:bottom w:val="single" w:sz="4" w:space="0" w:color="auto"/>
              <w:right w:val="single" w:sz="4" w:space="0" w:color="auto"/>
            </w:tcBorders>
          </w:tcPr>
          <w:p w14:paraId="3CA8AAFE" w14:textId="66B84971" w:rsidR="00251BCE" w:rsidRPr="00462B89" w:rsidRDefault="006334F9" w:rsidP="00C13447">
            <w:pPr>
              <w:spacing w:after="0"/>
            </w:pPr>
            <w:r w:rsidRPr="00462B89">
              <w:t>X</w:t>
            </w:r>
          </w:p>
        </w:tc>
        <w:tc>
          <w:tcPr>
            <w:tcW w:w="1664" w:type="pct"/>
            <w:gridSpan w:val="4"/>
            <w:tcBorders>
              <w:top w:val="nil"/>
              <w:left w:val="single" w:sz="4" w:space="0" w:color="auto"/>
              <w:bottom w:val="single" w:sz="4" w:space="0" w:color="auto"/>
              <w:right w:val="single" w:sz="4" w:space="0" w:color="auto"/>
            </w:tcBorders>
          </w:tcPr>
          <w:p w14:paraId="2DB4A8AB" w14:textId="77777777" w:rsidR="00251BCE" w:rsidRPr="00462B89" w:rsidRDefault="00251BCE" w:rsidP="00C13447">
            <w:pPr>
              <w:spacing w:after="0"/>
            </w:pPr>
            <w:r w:rsidRPr="00462B89">
              <w:t>IMPACT/REACH Kobo Server</w:t>
            </w:r>
          </w:p>
        </w:tc>
        <w:tc>
          <w:tcPr>
            <w:tcW w:w="147" w:type="pct"/>
            <w:gridSpan w:val="2"/>
            <w:tcBorders>
              <w:top w:val="nil"/>
              <w:left w:val="single" w:sz="4" w:space="0" w:color="auto"/>
              <w:bottom w:val="single" w:sz="4" w:space="0" w:color="auto"/>
              <w:right w:val="single" w:sz="4" w:space="0" w:color="auto"/>
            </w:tcBorders>
          </w:tcPr>
          <w:p w14:paraId="06B76C29" w14:textId="77777777" w:rsidR="00251BCE" w:rsidRPr="00462B89" w:rsidRDefault="00251BCE" w:rsidP="00C13447">
            <w:pPr>
              <w:spacing w:after="0"/>
            </w:pPr>
            <w:r w:rsidRPr="00462B89">
              <w:t>□</w:t>
            </w:r>
          </w:p>
        </w:tc>
        <w:tc>
          <w:tcPr>
            <w:tcW w:w="1757" w:type="pct"/>
            <w:gridSpan w:val="4"/>
            <w:tcBorders>
              <w:top w:val="nil"/>
              <w:left w:val="single" w:sz="4" w:space="0" w:color="auto"/>
              <w:bottom w:val="single" w:sz="4" w:space="0" w:color="auto"/>
            </w:tcBorders>
          </w:tcPr>
          <w:p w14:paraId="45BD11AC" w14:textId="090ECFC0" w:rsidR="00251BCE" w:rsidRPr="00462B89" w:rsidRDefault="00251BCE" w:rsidP="00C13447">
            <w:pPr>
              <w:spacing w:after="0"/>
            </w:pPr>
            <w:r w:rsidRPr="00462B89">
              <w:t xml:space="preserve">Other Kobo Server: </w:t>
            </w:r>
            <w:r w:rsidRPr="00462B89">
              <w:rPr>
                <w:i/>
                <w:color w:val="58585A" w:themeColor="background2"/>
              </w:rPr>
              <w:t>[specify]</w:t>
            </w:r>
          </w:p>
        </w:tc>
      </w:tr>
      <w:tr w:rsidR="001D34CD" w:rsidRPr="003500BA" w14:paraId="3CA3C7FE" w14:textId="77777777" w:rsidTr="00564131">
        <w:trPr>
          <w:trHeight w:val="480"/>
        </w:trPr>
        <w:tc>
          <w:tcPr>
            <w:tcW w:w="1312" w:type="pct"/>
            <w:gridSpan w:val="2"/>
            <w:vMerge/>
            <w:shd w:val="clear" w:color="auto" w:fill="DDDDDE"/>
          </w:tcPr>
          <w:p w14:paraId="3B4DCA67"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single" w:sz="4" w:space="0" w:color="auto"/>
              <w:right w:val="single" w:sz="4" w:space="0" w:color="auto"/>
            </w:tcBorders>
          </w:tcPr>
          <w:p w14:paraId="325A9229" w14:textId="77777777" w:rsidR="00251BCE" w:rsidRPr="00462B89" w:rsidRDefault="00251BCE" w:rsidP="00C13447">
            <w:pPr>
              <w:spacing w:after="0"/>
            </w:pPr>
            <w:r w:rsidRPr="00462B89">
              <w:t>□</w:t>
            </w:r>
          </w:p>
        </w:tc>
        <w:tc>
          <w:tcPr>
            <w:tcW w:w="1664" w:type="pct"/>
            <w:gridSpan w:val="4"/>
            <w:tcBorders>
              <w:top w:val="single" w:sz="4" w:space="0" w:color="auto"/>
              <w:left w:val="single" w:sz="4" w:space="0" w:color="auto"/>
              <w:bottom w:val="single" w:sz="4" w:space="0" w:color="auto"/>
              <w:right w:val="single" w:sz="4" w:space="0" w:color="auto"/>
            </w:tcBorders>
          </w:tcPr>
          <w:p w14:paraId="57A5EB6F" w14:textId="77777777" w:rsidR="00251BCE" w:rsidRPr="00462B89" w:rsidRDefault="00251BCE" w:rsidP="00C13447">
            <w:pPr>
              <w:spacing w:after="0"/>
            </w:pPr>
            <w:r w:rsidRPr="00462B89">
              <w:t>IMPACT Global Physical / Cloud Server</w:t>
            </w:r>
          </w:p>
        </w:tc>
        <w:tc>
          <w:tcPr>
            <w:tcW w:w="147" w:type="pct"/>
            <w:gridSpan w:val="2"/>
            <w:tcBorders>
              <w:top w:val="single" w:sz="4" w:space="0" w:color="auto"/>
              <w:left w:val="single" w:sz="4" w:space="0" w:color="auto"/>
              <w:bottom w:val="single" w:sz="4" w:space="0" w:color="auto"/>
              <w:right w:val="single" w:sz="4" w:space="0" w:color="auto"/>
            </w:tcBorders>
          </w:tcPr>
          <w:p w14:paraId="1345F88A" w14:textId="77777777" w:rsidR="00251BCE" w:rsidRPr="00462B89" w:rsidRDefault="00251BCE" w:rsidP="00C13447">
            <w:pPr>
              <w:spacing w:after="0"/>
            </w:pPr>
            <w:r w:rsidRPr="00462B89">
              <w:t>□</w:t>
            </w:r>
          </w:p>
        </w:tc>
        <w:tc>
          <w:tcPr>
            <w:tcW w:w="1757" w:type="pct"/>
            <w:gridSpan w:val="4"/>
            <w:tcBorders>
              <w:top w:val="single" w:sz="4" w:space="0" w:color="auto"/>
              <w:left w:val="single" w:sz="4" w:space="0" w:color="auto"/>
              <w:bottom w:val="single" w:sz="4" w:space="0" w:color="auto"/>
            </w:tcBorders>
          </w:tcPr>
          <w:p w14:paraId="7E5C793B" w14:textId="77777777" w:rsidR="00251BCE" w:rsidRPr="00462B89" w:rsidRDefault="00251BCE" w:rsidP="00C13447">
            <w:pPr>
              <w:spacing w:after="0"/>
            </w:pPr>
            <w:r w:rsidRPr="00462B89">
              <w:t>Country/Internal Server</w:t>
            </w:r>
          </w:p>
        </w:tc>
      </w:tr>
      <w:tr w:rsidR="001D34CD" w:rsidRPr="003500BA" w14:paraId="5C2AED3C" w14:textId="77777777" w:rsidTr="00564131">
        <w:trPr>
          <w:trHeight w:val="480"/>
        </w:trPr>
        <w:tc>
          <w:tcPr>
            <w:tcW w:w="1312" w:type="pct"/>
            <w:gridSpan w:val="2"/>
            <w:vMerge/>
            <w:shd w:val="clear" w:color="auto" w:fill="DDDDDE"/>
          </w:tcPr>
          <w:p w14:paraId="723C22FA"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single" w:sz="4" w:space="0" w:color="auto"/>
              <w:right w:val="single" w:sz="4" w:space="0" w:color="auto"/>
            </w:tcBorders>
          </w:tcPr>
          <w:p w14:paraId="0816CA82" w14:textId="77777777" w:rsidR="00251BCE" w:rsidRPr="00462B89" w:rsidRDefault="00251BCE" w:rsidP="00C13447">
            <w:pPr>
              <w:spacing w:after="0"/>
            </w:pPr>
            <w:r w:rsidRPr="00462B89">
              <w:t>□</w:t>
            </w:r>
          </w:p>
        </w:tc>
        <w:tc>
          <w:tcPr>
            <w:tcW w:w="1664" w:type="pct"/>
            <w:gridSpan w:val="4"/>
            <w:tcBorders>
              <w:top w:val="single" w:sz="4" w:space="0" w:color="auto"/>
              <w:left w:val="single" w:sz="4" w:space="0" w:color="auto"/>
              <w:bottom w:val="single" w:sz="4" w:space="0" w:color="auto"/>
              <w:right w:val="single" w:sz="4" w:space="0" w:color="auto"/>
            </w:tcBorders>
          </w:tcPr>
          <w:p w14:paraId="6D63901A" w14:textId="77777777" w:rsidR="00251BCE" w:rsidRPr="00462B89" w:rsidRDefault="00251BCE" w:rsidP="00C13447">
            <w:pPr>
              <w:spacing w:after="0"/>
            </w:pPr>
            <w:r w:rsidRPr="00462B89">
              <w:t>On devices held by REACH staff</w:t>
            </w:r>
          </w:p>
        </w:tc>
        <w:tc>
          <w:tcPr>
            <w:tcW w:w="147" w:type="pct"/>
            <w:gridSpan w:val="2"/>
            <w:tcBorders>
              <w:top w:val="single" w:sz="4" w:space="0" w:color="auto"/>
              <w:left w:val="single" w:sz="4" w:space="0" w:color="auto"/>
              <w:bottom w:val="single" w:sz="4" w:space="0" w:color="auto"/>
              <w:right w:val="single" w:sz="4" w:space="0" w:color="auto"/>
            </w:tcBorders>
          </w:tcPr>
          <w:p w14:paraId="1F9C1C19" w14:textId="77777777" w:rsidR="00251BCE" w:rsidRPr="00462B89" w:rsidRDefault="00251BCE" w:rsidP="00C13447">
            <w:pPr>
              <w:spacing w:after="0"/>
            </w:pPr>
            <w:r w:rsidRPr="00462B89">
              <w:t>□</w:t>
            </w:r>
          </w:p>
        </w:tc>
        <w:tc>
          <w:tcPr>
            <w:tcW w:w="1757" w:type="pct"/>
            <w:gridSpan w:val="4"/>
            <w:tcBorders>
              <w:top w:val="single" w:sz="4" w:space="0" w:color="auto"/>
              <w:left w:val="single" w:sz="4" w:space="0" w:color="auto"/>
              <w:bottom w:val="single" w:sz="4" w:space="0" w:color="auto"/>
            </w:tcBorders>
          </w:tcPr>
          <w:p w14:paraId="42EEBF3A" w14:textId="77777777" w:rsidR="00251BCE" w:rsidRPr="00462B89" w:rsidRDefault="00251BCE" w:rsidP="00C13447">
            <w:pPr>
              <w:spacing w:after="0"/>
              <w:rPr>
                <w:i/>
              </w:rPr>
            </w:pPr>
            <w:r w:rsidRPr="00462B89">
              <w:t xml:space="preserve">Physical location </w:t>
            </w:r>
            <w:r w:rsidRPr="00462B89">
              <w:rPr>
                <w:i/>
                <w:color w:val="58585A" w:themeColor="background2"/>
              </w:rPr>
              <w:t>[specify]</w:t>
            </w:r>
          </w:p>
        </w:tc>
      </w:tr>
      <w:tr w:rsidR="00251BCE" w:rsidRPr="003500BA" w14:paraId="0996F78F" w14:textId="77777777" w:rsidTr="00564131">
        <w:trPr>
          <w:trHeight w:val="443"/>
        </w:trPr>
        <w:tc>
          <w:tcPr>
            <w:tcW w:w="1312" w:type="pct"/>
            <w:gridSpan w:val="2"/>
            <w:vMerge/>
            <w:shd w:val="clear" w:color="auto" w:fill="DDDDDE"/>
          </w:tcPr>
          <w:p w14:paraId="75DBF67A"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single" w:sz="4" w:space="0" w:color="auto"/>
              <w:right w:val="single" w:sz="4" w:space="0" w:color="auto"/>
            </w:tcBorders>
          </w:tcPr>
          <w:p w14:paraId="128BA4CD" w14:textId="77777777" w:rsidR="00251BCE" w:rsidRPr="00462B89" w:rsidRDefault="00251BCE" w:rsidP="00C13447">
            <w:pPr>
              <w:spacing w:after="0"/>
            </w:pPr>
            <w:r w:rsidRPr="00462B89">
              <w:t>□</w:t>
            </w:r>
          </w:p>
        </w:tc>
        <w:tc>
          <w:tcPr>
            <w:tcW w:w="3568" w:type="pct"/>
            <w:gridSpan w:val="10"/>
            <w:tcBorders>
              <w:top w:val="single" w:sz="4" w:space="0" w:color="auto"/>
              <w:left w:val="single" w:sz="4" w:space="0" w:color="auto"/>
              <w:bottom w:val="single" w:sz="4" w:space="0" w:color="auto"/>
            </w:tcBorders>
          </w:tcPr>
          <w:p w14:paraId="7311B699" w14:textId="3AEDD01F" w:rsidR="00251BCE" w:rsidRPr="00462B89" w:rsidRDefault="009B55FC" w:rsidP="00C13447">
            <w:pPr>
              <w:spacing w:after="0"/>
            </w:pPr>
            <w:r w:rsidRPr="00462B89">
              <w:rPr>
                <w:color w:val="58585A" w:themeColor="background2"/>
                <w:sz w:val="20"/>
              </w:rPr>
              <w:t>[Other, Specify]</w:t>
            </w:r>
          </w:p>
        </w:tc>
      </w:tr>
      <w:tr w:rsidR="001D34CD" w:rsidRPr="003500BA" w14:paraId="26066AAF" w14:textId="77777777" w:rsidTr="00564131">
        <w:tc>
          <w:tcPr>
            <w:tcW w:w="1312" w:type="pct"/>
            <w:gridSpan w:val="2"/>
            <w:vMerge w:val="restart"/>
            <w:shd w:val="clear" w:color="auto" w:fill="DDDDDE"/>
          </w:tcPr>
          <w:p w14:paraId="7FA3D2AE"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r w:rsidRPr="00462B89">
              <w:rPr>
                <w:rFonts w:cs="Calibri"/>
                <w:color w:val="000000"/>
              </w:rPr>
              <w:t>Which data access and security measures have been taken?</w:t>
            </w:r>
          </w:p>
        </w:tc>
        <w:tc>
          <w:tcPr>
            <w:tcW w:w="120" w:type="pct"/>
            <w:tcBorders>
              <w:top w:val="single" w:sz="4" w:space="0" w:color="auto"/>
              <w:bottom w:val="nil"/>
              <w:right w:val="single" w:sz="4" w:space="0" w:color="auto"/>
            </w:tcBorders>
          </w:tcPr>
          <w:p w14:paraId="4AD66415" w14:textId="64DC5CCE" w:rsidR="00251BCE" w:rsidRPr="00462B89" w:rsidRDefault="006334F9" w:rsidP="00C13447">
            <w:pPr>
              <w:widowControl w:val="0"/>
              <w:autoSpaceDE w:val="0"/>
              <w:autoSpaceDN w:val="0"/>
              <w:adjustRightInd w:val="0"/>
              <w:spacing w:after="0"/>
              <w:ind w:right="400"/>
              <w:rPr>
                <w:rFonts w:cs="Calibri"/>
                <w:color w:val="000000"/>
              </w:rPr>
            </w:pPr>
            <w:r w:rsidRPr="00462B89">
              <w:rPr>
                <w:rFonts w:cs="Calibri"/>
                <w:color w:val="000000"/>
              </w:rPr>
              <w:t>X</w:t>
            </w:r>
          </w:p>
          <w:p w14:paraId="1DCA51AC" w14:textId="77777777" w:rsidR="00251BCE" w:rsidRPr="00462B89" w:rsidDel="00B739B3" w:rsidRDefault="00251BCE" w:rsidP="00C13447">
            <w:pPr>
              <w:widowControl w:val="0"/>
              <w:autoSpaceDE w:val="0"/>
              <w:autoSpaceDN w:val="0"/>
              <w:adjustRightInd w:val="0"/>
              <w:spacing w:after="0"/>
              <w:ind w:right="400"/>
              <w:rPr>
                <w:rFonts w:cs="Calibri"/>
                <w:color w:val="000000"/>
              </w:rPr>
            </w:pPr>
          </w:p>
        </w:tc>
        <w:tc>
          <w:tcPr>
            <w:tcW w:w="1664" w:type="pct"/>
            <w:gridSpan w:val="4"/>
            <w:tcBorders>
              <w:top w:val="single" w:sz="4" w:space="0" w:color="auto"/>
              <w:left w:val="single" w:sz="4" w:space="0" w:color="auto"/>
              <w:bottom w:val="nil"/>
              <w:right w:val="single" w:sz="4" w:space="0" w:color="auto"/>
            </w:tcBorders>
          </w:tcPr>
          <w:p w14:paraId="75ABF75E" w14:textId="77777777" w:rsidR="00251BCE" w:rsidRPr="00462B89" w:rsidDel="00B739B3" w:rsidRDefault="00251BCE" w:rsidP="00C13447">
            <w:pPr>
              <w:widowControl w:val="0"/>
              <w:autoSpaceDE w:val="0"/>
              <w:autoSpaceDN w:val="0"/>
              <w:adjustRightInd w:val="0"/>
              <w:spacing w:after="0"/>
              <w:ind w:right="400"/>
              <w:rPr>
                <w:rFonts w:cs="Calibri"/>
                <w:color w:val="000000"/>
                <w:lang w:val="fr-CH"/>
              </w:rPr>
            </w:pPr>
            <w:proofErr w:type="spellStart"/>
            <w:r w:rsidRPr="00462B89">
              <w:rPr>
                <w:rFonts w:cs="Calibri"/>
                <w:color w:val="000000"/>
                <w:lang w:val="fr-CH"/>
              </w:rPr>
              <w:t>Password</w:t>
            </w:r>
            <w:proofErr w:type="spellEnd"/>
            <w:r w:rsidRPr="00462B89">
              <w:rPr>
                <w:rFonts w:cs="Calibri"/>
                <w:color w:val="000000"/>
                <w:lang w:val="fr-CH"/>
              </w:rPr>
              <w:t xml:space="preserve"> protection on </w:t>
            </w:r>
            <w:proofErr w:type="spellStart"/>
            <w:r w:rsidRPr="00462B89">
              <w:rPr>
                <w:rFonts w:cs="Calibri"/>
                <w:color w:val="000000"/>
                <w:lang w:val="fr-CH"/>
              </w:rPr>
              <w:t>devices</w:t>
            </w:r>
            <w:proofErr w:type="spellEnd"/>
            <w:r w:rsidRPr="00462B89">
              <w:rPr>
                <w:rFonts w:cs="Calibri"/>
                <w:color w:val="000000"/>
                <w:lang w:val="fr-CH"/>
              </w:rPr>
              <w:t>/servers</w:t>
            </w:r>
          </w:p>
        </w:tc>
        <w:tc>
          <w:tcPr>
            <w:tcW w:w="147" w:type="pct"/>
            <w:gridSpan w:val="2"/>
            <w:tcBorders>
              <w:top w:val="single" w:sz="4" w:space="0" w:color="auto"/>
              <w:left w:val="single" w:sz="4" w:space="0" w:color="auto"/>
              <w:bottom w:val="nil"/>
              <w:right w:val="single" w:sz="4" w:space="0" w:color="auto"/>
            </w:tcBorders>
          </w:tcPr>
          <w:p w14:paraId="613DC0B7" w14:textId="59A5E264" w:rsidR="00251BCE" w:rsidRPr="00462B89" w:rsidDel="00B739B3" w:rsidRDefault="006334F9" w:rsidP="00C13447">
            <w:pPr>
              <w:widowControl w:val="0"/>
              <w:autoSpaceDE w:val="0"/>
              <w:autoSpaceDN w:val="0"/>
              <w:adjustRightInd w:val="0"/>
              <w:spacing w:after="0"/>
              <w:ind w:right="400"/>
              <w:rPr>
                <w:rFonts w:cs="Calibri"/>
                <w:color w:val="000000"/>
              </w:rPr>
            </w:pPr>
            <w:r w:rsidRPr="00462B89">
              <w:rPr>
                <w:rFonts w:cs="Calibri"/>
                <w:color w:val="000000"/>
              </w:rPr>
              <w:t>X</w:t>
            </w:r>
          </w:p>
        </w:tc>
        <w:tc>
          <w:tcPr>
            <w:tcW w:w="1757" w:type="pct"/>
            <w:gridSpan w:val="4"/>
            <w:tcBorders>
              <w:top w:val="single" w:sz="4" w:space="0" w:color="auto"/>
              <w:left w:val="single" w:sz="4" w:space="0" w:color="auto"/>
              <w:bottom w:val="nil"/>
            </w:tcBorders>
          </w:tcPr>
          <w:p w14:paraId="19171828" w14:textId="7DCB98F8" w:rsidR="00251BCE" w:rsidRPr="00462B89" w:rsidRDefault="00251BCE" w:rsidP="00C13447">
            <w:pPr>
              <w:widowControl w:val="0"/>
              <w:autoSpaceDE w:val="0"/>
              <w:autoSpaceDN w:val="0"/>
              <w:adjustRightInd w:val="0"/>
              <w:spacing w:after="0"/>
              <w:ind w:right="400"/>
              <w:rPr>
                <w:rFonts w:cs="Calibri"/>
                <w:color w:val="000000"/>
              </w:rPr>
            </w:pPr>
            <w:r w:rsidRPr="00462B89">
              <w:rPr>
                <w:rFonts w:cs="Calibri"/>
                <w:color w:val="000000"/>
              </w:rPr>
              <w:t>Data access is limited t</w:t>
            </w:r>
            <w:r w:rsidR="006334F9" w:rsidRPr="00462B89">
              <w:rPr>
                <w:rFonts w:cs="Calibri"/>
                <w:color w:val="000000"/>
              </w:rPr>
              <w:t>o REACH staff</w:t>
            </w:r>
          </w:p>
        </w:tc>
      </w:tr>
      <w:tr w:rsidR="001D34CD" w:rsidRPr="003500BA" w14:paraId="6D06E214" w14:textId="77777777" w:rsidTr="00564131">
        <w:tc>
          <w:tcPr>
            <w:tcW w:w="1312" w:type="pct"/>
            <w:gridSpan w:val="2"/>
            <w:vMerge/>
            <w:shd w:val="clear" w:color="auto" w:fill="DDDDDE"/>
          </w:tcPr>
          <w:p w14:paraId="5F377F3C" w14:textId="77777777" w:rsidR="00251BCE" w:rsidRPr="00462B89"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nil"/>
              <w:right w:val="single" w:sz="4" w:space="0" w:color="auto"/>
            </w:tcBorders>
          </w:tcPr>
          <w:p w14:paraId="6F18FB75" w14:textId="7E76796D" w:rsidR="00251BCE" w:rsidRPr="00462B89" w:rsidRDefault="006334F9" w:rsidP="00C13447">
            <w:pPr>
              <w:widowControl w:val="0"/>
              <w:autoSpaceDE w:val="0"/>
              <w:autoSpaceDN w:val="0"/>
              <w:adjustRightInd w:val="0"/>
              <w:spacing w:after="0"/>
              <w:ind w:right="400"/>
              <w:rPr>
                <w:rFonts w:cs="Calibri"/>
                <w:color w:val="000000"/>
              </w:rPr>
            </w:pPr>
            <w:r w:rsidRPr="00462B89">
              <w:rPr>
                <w:rFonts w:cs="Calibri"/>
                <w:color w:val="000000"/>
              </w:rPr>
              <w:t>X</w:t>
            </w:r>
          </w:p>
          <w:p w14:paraId="2C73AF77" w14:textId="77777777" w:rsidR="00251BCE" w:rsidRPr="00462B89" w:rsidRDefault="00251BCE" w:rsidP="00C13447">
            <w:pPr>
              <w:widowControl w:val="0"/>
              <w:autoSpaceDE w:val="0"/>
              <w:autoSpaceDN w:val="0"/>
              <w:adjustRightInd w:val="0"/>
              <w:spacing w:after="0"/>
              <w:ind w:right="400"/>
            </w:pPr>
          </w:p>
        </w:tc>
        <w:tc>
          <w:tcPr>
            <w:tcW w:w="1664" w:type="pct"/>
            <w:gridSpan w:val="4"/>
            <w:tcBorders>
              <w:top w:val="single" w:sz="4" w:space="0" w:color="auto"/>
              <w:left w:val="single" w:sz="4" w:space="0" w:color="auto"/>
              <w:bottom w:val="nil"/>
              <w:right w:val="single" w:sz="4" w:space="0" w:color="auto"/>
            </w:tcBorders>
          </w:tcPr>
          <w:p w14:paraId="6D1F3AB9" w14:textId="77777777" w:rsidR="00251BCE" w:rsidRPr="00462B89" w:rsidRDefault="00251BCE" w:rsidP="00C13447">
            <w:pPr>
              <w:widowControl w:val="0"/>
              <w:autoSpaceDE w:val="0"/>
              <w:autoSpaceDN w:val="0"/>
              <w:adjustRightInd w:val="0"/>
              <w:spacing w:after="0"/>
              <w:ind w:right="400"/>
              <w:rPr>
                <w:rFonts w:cs="Calibri"/>
                <w:color w:val="000000"/>
              </w:rPr>
            </w:pPr>
            <w:r w:rsidRPr="00462B89">
              <w:rPr>
                <w:rFonts w:cs="Calibri"/>
                <w:color w:val="000000"/>
              </w:rPr>
              <w:t>Form and data encryption on data collection server</w:t>
            </w:r>
          </w:p>
        </w:tc>
        <w:tc>
          <w:tcPr>
            <w:tcW w:w="147" w:type="pct"/>
            <w:gridSpan w:val="2"/>
            <w:tcBorders>
              <w:top w:val="single" w:sz="4" w:space="0" w:color="auto"/>
              <w:left w:val="single" w:sz="4" w:space="0" w:color="auto"/>
              <w:bottom w:val="nil"/>
              <w:right w:val="single" w:sz="4" w:space="0" w:color="auto"/>
            </w:tcBorders>
          </w:tcPr>
          <w:p w14:paraId="621CCAE2" w14:textId="517AF2FD" w:rsidR="00251BCE" w:rsidRPr="00462B89" w:rsidRDefault="00D81454" w:rsidP="00C13447">
            <w:pPr>
              <w:widowControl w:val="0"/>
              <w:autoSpaceDE w:val="0"/>
              <w:autoSpaceDN w:val="0"/>
              <w:adjustRightInd w:val="0"/>
              <w:spacing w:after="0"/>
              <w:ind w:right="400"/>
            </w:pPr>
            <w:r w:rsidRPr="00462B89">
              <w:t>□</w:t>
            </w:r>
          </w:p>
        </w:tc>
        <w:tc>
          <w:tcPr>
            <w:tcW w:w="1757" w:type="pct"/>
            <w:gridSpan w:val="4"/>
            <w:tcBorders>
              <w:top w:val="single" w:sz="4" w:space="0" w:color="auto"/>
              <w:left w:val="single" w:sz="4" w:space="0" w:color="auto"/>
              <w:bottom w:val="nil"/>
            </w:tcBorders>
          </w:tcPr>
          <w:p w14:paraId="05A02DBA" w14:textId="74C8B41D" w:rsidR="00251BCE" w:rsidRPr="00462B89" w:rsidRDefault="00D81454" w:rsidP="00C13447">
            <w:pPr>
              <w:widowControl w:val="0"/>
              <w:autoSpaceDE w:val="0"/>
              <w:autoSpaceDN w:val="0"/>
              <w:adjustRightInd w:val="0"/>
              <w:spacing w:after="0"/>
              <w:ind w:right="400"/>
              <w:rPr>
                <w:rFonts w:cs="Calibri"/>
                <w:color w:val="000000"/>
              </w:rPr>
            </w:pPr>
            <w:r w:rsidRPr="00462B89">
              <w:rPr>
                <w:rFonts w:cs="Calibri"/>
                <w:color w:val="000000"/>
              </w:rPr>
              <w:t xml:space="preserve">Partners signed an </w:t>
            </w:r>
            <w:proofErr w:type="spellStart"/>
            <w:r w:rsidRPr="00462B89">
              <w:rPr>
                <w:rFonts w:cs="Calibri"/>
                <w:color w:val="000000"/>
              </w:rPr>
              <w:t>MoU</w:t>
            </w:r>
            <w:proofErr w:type="spellEnd"/>
            <w:r w:rsidRPr="00462B89">
              <w:rPr>
                <w:rFonts w:cs="Calibri"/>
                <w:color w:val="000000"/>
              </w:rPr>
              <w:t xml:space="preserve"> if accessing raw data</w:t>
            </w:r>
          </w:p>
        </w:tc>
      </w:tr>
      <w:tr w:rsidR="001D34CD" w:rsidRPr="003500BA" w14:paraId="385ED83F" w14:textId="77777777" w:rsidTr="00564131">
        <w:tc>
          <w:tcPr>
            <w:tcW w:w="1312" w:type="pct"/>
            <w:gridSpan w:val="2"/>
            <w:vMerge/>
            <w:tcBorders>
              <w:bottom w:val="nil"/>
            </w:tcBorders>
            <w:shd w:val="clear" w:color="auto" w:fill="DDDDDE"/>
          </w:tcPr>
          <w:p w14:paraId="3C1C0B3B" w14:textId="77777777" w:rsidR="00251BCE" w:rsidRPr="00462B89" w:rsidDel="00B739B3" w:rsidRDefault="00251BCE" w:rsidP="00C13447">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nil"/>
              <w:right w:val="single" w:sz="4" w:space="0" w:color="auto"/>
            </w:tcBorders>
          </w:tcPr>
          <w:p w14:paraId="1AE7BAEA" w14:textId="77777777" w:rsidR="00251BCE" w:rsidRPr="00462B89" w:rsidRDefault="00251BCE" w:rsidP="00C13447">
            <w:pPr>
              <w:widowControl w:val="0"/>
              <w:autoSpaceDE w:val="0"/>
              <w:autoSpaceDN w:val="0"/>
              <w:adjustRightInd w:val="0"/>
              <w:spacing w:after="0"/>
              <w:ind w:right="400"/>
              <w:rPr>
                <w:rFonts w:cs="Calibri"/>
                <w:color w:val="000000"/>
              </w:rPr>
            </w:pPr>
            <w:r w:rsidRPr="00462B89">
              <w:t>□</w:t>
            </w:r>
          </w:p>
        </w:tc>
        <w:tc>
          <w:tcPr>
            <w:tcW w:w="3568" w:type="pct"/>
            <w:gridSpan w:val="10"/>
            <w:tcBorders>
              <w:top w:val="single" w:sz="4" w:space="0" w:color="auto"/>
              <w:left w:val="single" w:sz="4" w:space="0" w:color="auto"/>
              <w:bottom w:val="nil"/>
            </w:tcBorders>
          </w:tcPr>
          <w:p w14:paraId="4470D9C3" w14:textId="0D804D4C" w:rsidR="00251BCE" w:rsidRPr="00462B89" w:rsidRDefault="009B55FC" w:rsidP="00C13447">
            <w:pPr>
              <w:widowControl w:val="0"/>
              <w:autoSpaceDE w:val="0"/>
              <w:autoSpaceDN w:val="0"/>
              <w:adjustRightInd w:val="0"/>
              <w:spacing w:after="0"/>
              <w:ind w:right="400"/>
              <w:rPr>
                <w:rFonts w:cs="Calibri"/>
                <w:i/>
                <w:color w:val="000000"/>
              </w:rPr>
            </w:pPr>
            <w:r w:rsidRPr="00462B89">
              <w:rPr>
                <w:color w:val="58585A" w:themeColor="background2"/>
                <w:sz w:val="20"/>
              </w:rPr>
              <w:t>[Other, Specify]</w:t>
            </w:r>
          </w:p>
        </w:tc>
      </w:tr>
      <w:tr w:rsidR="00BB1508" w:rsidRPr="003500BA" w14:paraId="7B7C2F62" w14:textId="77777777" w:rsidTr="001D34CD">
        <w:trPr>
          <w:gridAfter w:val="1"/>
          <w:wAfter w:w="5" w:type="pct"/>
        </w:trPr>
        <w:tc>
          <w:tcPr>
            <w:tcW w:w="4995" w:type="pct"/>
            <w:gridSpan w:val="12"/>
            <w:tcBorders>
              <w:top w:val="nil"/>
              <w:left w:val="nil"/>
              <w:bottom w:val="single" w:sz="4" w:space="0" w:color="auto"/>
              <w:right w:val="nil"/>
            </w:tcBorders>
            <w:shd w:val="clear" w:color="auto" w:fill="9A9A9C" w:themeFill="background2" w:themeFillTint="99"/>
          </w:tcPr>
          <w:p w14:paraId="44AB522C" w14:textId="4F81DED7" w:rsidR="00BB1508" w:rsidRPr="00462B89" w:rsidRDefault="00BB1508" w:rsidP="00C13447">
            <w:pPr>
              <w:widowControl w:val="0"/>
              <w:autoSpaceDE w:val="0"/>
              <w:autoSpaceDN w:val="0"/>
              <w:adjustRightInd w:val="0"/>
              <w:spacing w:after="0" w:line="240" w:lineRule="exact"/>
              <w:ind w:right="400"/>
              <w:rPr>
                <w:rFonts w:cs="Calibri"/>
                <w:b/>
                <w:color w:val="FFFFFF"/>
              </w:rPr>
            </w:pPr>
            <w:r w:rsidRPr="00462B89">
              <w:rPr>
                <w:rFonts w:cs="Calibri"/>
                <w:b/>
                <w:color w:val="FFFFFF"/>
              </w:rPr>
              <w:t xml:space="preserve">Kobo Access Rights </w:t>
            </w:r>
          </w:p>
        </w:tc>
      </w:tr>
      <w:tr w:rsidR="001D34CD" w:rsidRPr="003500BA" w14:paraId="7639F0A8" w14:textId="77777777" w:rsidTr="00564131">
        <w:trPr>
          <w:gridAfter w:val="1"/>
          <w:wAfter w:w="5" w:type="pct"/>
          <w:trHeight w:val="455"/>
        </w:trPr>
        <w:tc>
          <w:tcPr>
            <w:tcW w:w="1312" w:type="pct"/>
            <w:gridSpan w:val="2"/>
            <w:tcBorders>
              <w:top w:val="single" w:sz="4" w:space="0" w:color="auto"/>
              <w:left w:val="nil"/>
              <w:bottom w:val="nil"/>
              <w:right w:val="single" w:sz="4" w:space="0" w:color="auto"/>
            </w:tcBorders>
            <w:shd w:val="clear" w:color="auto" w:fill="DDDDDE" w:themeFill="background2" w:themeFillTint="33"/>
            <w:vAlign w:val="center"/>
          </w:tcPr>
          <w:p w14:paraId="1F67C38E" w14:textId="27D2427C" w:rsidR="00A37579" w:rsidRPr="00462B89" w:rsidRDefault="00A37579" w:rsidP="00A37579">
            <w:pPr>
              <w:widowControl w:val="0"/>
              <w:autoSpaceDE w:val="0"/>
              <w:autoSpaceDN w:val="0"/>
              <w:adjustRightInd w:val="0"/>
              <w:spacing w:after="0" w:line="240" w:lineRule="exact"/>
              <w:ind w:right="400"/>
              <w:jc w:val="center"/>
              <w:rPr>
                <w:rFonts w:cs="Calibri"/>
              </w:rPr>
            </w:pPr>
            <w:r w:rsidRPr="00462B89">
              <w:rPr>
                <w:rFonts w:cs="Calibri"/>
              </w:rPr>
              <w:t>Kobo Access</w:t>
            </w:r>
          </w:p>
        </w:tc>
        <w:tc>
          <w:tcPr>
            <w:tcW w:w="1608" w:type="pct"/>
            <w:gridSpan w:val="4"/>
            <w:tcBorders>
              <w:top w:val="single" w:sz="4" w:space="0" w:color="auto"/>
              <w:left w:val="single" w:sz="4" w:space="0" w:color="auto"/>
              <w:bottom w:val="nil"/>
              <w:right w:val="single" w:sz="4" w:space="0" w:color="auto"/>
            </w:tcBorders>
            <w:shd w:val="clear" w:color="auto" w:fill="DDDDDE" w:themeFill="background2" w:themeFillTint="33"/>
            <w:vAlign w:val="center"/>
          </w:tcPr>
          <w:p w14:paraId="6AC5D6B4" w14:textId="484D66CA" w:rsidR="00A37579" w:rsidRPr="00462B89" w:rsidRDefault="00A37579" w:rsidP="00A37579">
            <w:pPr>
              <w:widowControl w:val="0"/>
              <w:autoSpaceDE w:val="0"/>
              <w:autoSpaceDN w:val="0"/>
              <w:adjustRightInd w:val="0"/>
              <w:spacing w:after="0" w:line="240" w:lineRule="exact"/>
              <w:ind w:right="400"/>
              <w:jc w:val="center"/>
              <w:rPr>
                <w:rFonts w:cs="Calibri"/>
              </w:rPr>
            </w:pPr>
            <w:r w:rsidRPr="00462B89">
              <w:rPr>
                <w:rFonts w:cs="Calibri"/>
              </w:rPr>
              <w:t>Person</w:t>
            </w:r>
          </w:p>
        </w:tc>
        <w:tc>
          <w:tcPr>
            <w:tcW w:w="2075" w:type="pct"/>
            <w:gridSpan w:val="6"/>
            <w:tcBorders>
              <w:top w:val="single" w:sz="4" w:space="0" w:color="auto"/>
              <w:left w:val="single" w:sz="4" w:space="0" w:color="auto"/>
              <w:bottom w:val="nil"/>
              <w:right w:val="nil"/>
            </w:tcBorders>
            <w:shd w:val="clear" w:color="auto" w:fill="DDDDDE" w:themeFill="background2" w:themeFillTint="33"/>
            <w:vAlign w:val="center"/>
          </w:tcPr>
          <w:p w14:paraId="42CAB977" w14:textId="5C6D21C2" w:rsidR="00A37579" w:rsidRPr="00462B89" w:rsidRDefault="00A37579" w:rsidP="00A37579">
            <w:pPr>
              <w:widowControl w:val="0"/>
              <w:autoSpaceDE w:val="0"/>
              <w:autoSpaceDN w:val="0"/>
              <w:adjustRightInd w:val="0"/>
              <w:spacing w:after="0" w:line="240" w:lineRule="exact"/>
              <w:ind w:right="400"/>
              <w:jc w:val="center"/>
              <w:rPr>
                <w:rFonts w:cs="Calibri"/>
              </w:rPr>
            </w:pPr>
            <w:r w:rsidRPr="00462B89">
              <w:rPr>
                <w:rFonts w:cs="Calibri"/>
              </w:rPr>
              <w:t>Account Name</w:t>
            </w:r>
          </w:p>
        </w:tc>
      </w:tr>
      <w:tr w:rsidR="005E79F4" w:rsidRPr="003500BA" w14:paraId="5A72AF61" w14:textId="77777777" w:rsidTr="00564131">
        <w:trPr>
          <w:gridAfter w:val="1"/>
          <w:wAfter w:w="5" w:type="pct"/>
          <w:trHeight w:val="455"/>
        </w:trPr>
        <w:tc>
          <w:tcPr>
            <w:tcW w:w="1312" w:type="pct"/>
            <w:gridSpan w:val="2"/>
            <w:tcBorders>
              <w:top w:val="nil"/>
              <w:left w:val="nil"/>
              <w:bottom w:val="single" w:sz="4" w:space="0" w:color="auto"/>
              <w:right w:val="single" w:sz="4" w:space="0" w:color="auto"/>
            </w:tcBorders>
            <w:shd w:val="clear" w:color="auto" w:fill="auto"/>
          </w:tcPr>
          <w:p w14:paraId="02BA7AC3" w14:textId="7AB6A144" w:rsidR="00BB1508" w:rsidRPr="00462B89" w:rsidRDefault="00A37579" w:rsidP="00C13447">
            <w:pPr>
              <w:widowControl w:val="0"/>
              <w:autoSpaceDE w:val="0"/>
              <w:autoSpaceDN w:val="0"/>
              <w:adjustRightInd w:val="0"/>
              <w:spacing w:after="0" w:line="240" w:lineRule="exact"/>
              <w:ind w:right="400"/>
              <w:rPr>
                <w:rFonts w:cs="Calibri"/>
              </w:rPr>
            </w:pPr>
            <w:r w:rsidRPr="00462B89">
              <w:rPr>
                <w:rFonts w:cs="Calibri"/>
              </w:rPr>
              <w:t>View Form</w:t>
            </w:r>
          </w:p>
        </w:tc>
        <w:tc>
          <w:tcPr>
            <w:tcW w:w="1608" w:type="pct"/>
            <w:gridSpan w:val="4"/>
            <w:tcBorders>
              <w:top w:val="nil"/>
              <w:left w:val="single" w:sz="4" w:space="0" w:color="auto"/>
              <w:bottom w:val="single" w:sz="4" w:space="0" w:color="auto"/>
              <w:right w:val="single" w:sz="4" w:space="0" w:color="auto"/>
            </w:tcBorders>
            <w:shd w:val="clear" w:color="auto" w:fill="auto"/>
          </w:tcPr>
          <w:p w14:paraId="4704377F" w14:textId="121397D2" w:rsidR="00BB1508" w:rsidRPr="00462B89" w:rsidRDefault="00E97098" w:rsidP="00A37579">
            <w:pPr>
              <w:widowControl w:val="0"/>
              <w:autoSpaceDE w:val="0"/>
              <w:autoSpaceDN w:val="0"/>
              <w:adjustRightInd w:val="0"/>
              <w:spacing w:after="0" w:line="240" w:lineRule="exact"/>
              <w:ind w:right="400"/>
              <w:rPr>
                <w:rFonts w:cs="Calibri"/>
                <w:bCs/>
              </w:rPr>
            </w:pPr>
            <w:r w:rsidRPr="00462B89">
              <w:rPr>
                <w:rFonts w:cs="Calibri"/>
                <w:bCs/>
              </w:rPr>
              <w:t xml:space="preserve">Patrick Sayers, </w:t>
            </w:r>
            <w:r w:rsidRPr="00462B89">
              <w:rPr>
                <w:lang w:eastAsia="fr-FR"/>
              </w:rPr>
              <w:t>Tofajjel Hossein</w:t>
            </w:r>
          </w:p>
        </w:tc>
        <w:tc>
          <w:tcPr>
            <w:tcW w:w="2075" w:type="pct"/>
            <w:gridSpan w:val="6"/>
            <w:tcBorders>
              <w:top w:val="nil"/>
              <w:left w:val="single" w:sz="4" w:space="0" w:color="auto"/>
              <w:bottom w:val="single" w:sz="4" w:space="0" w:color="auto"/>
              <w:right w:val="nil"/>
            </w:tcBorders>
            <w:shd w:val="clear" w:color="auto" w:fill="auto"/>
          </w:tcPr>
          <w:p w14:paraId="0BDA8D7D" w14:textId="790BFAFD" w:rsidR="00BB1508" w:rsidRPr="00462B89" w:rsidRDefault="002E26D6" w:rsidP="00C13447">
            <w:pPr>
              <w:widowControl w:val="0"/>
              <w:autoSpaceDE w:val="0"/>
              <w:autoSpaceDN w:val="0"/>
              <w:adjustRightInd w:val="0"/>
              <w:spacing w:after="0" w:line="240" w:lineRule="exact"/>
              <w:ind w:right="400"/>
              <w:rPr>
                <w:rFonts w:cs="Calibri"/>
                <w:bCs/>
              </w:rPr>
            </w:pPr>
            <w:proofErr w:type="spellStart"/>
            <w:r>
              <w:rPr>
                <w:rFonts w:cs="Calibri"/>
                <w:bCs/>
              </w:rPr>
              <w:t>r</w:t>
            </w:r>
            <w:r w:rsidR="00E97098" w:rsidRPr="00462B89">
              <w:rPr>
                <w:rFonts w:cs="Calibri"/>
                <w:bCs/>
              </w:rPr>
              <w:t>each_</w:t>
            </w:r>
            <w:r>
              <w:rPr>
                <w:rFonts w:cs="Calibri"/>
                <w:bCs/>
              </w:rPr>
              <w:t>bgd</w:t>
            </w:r>
            <w:proofErr w:type="spellEnd"/>
          </w:p>
        </w:tc>
      </w:tr>
      <w:tr w:rsidR="005E79F4" w:rsidRPr="003500BA" w14:paraId="30680282" w14:textId="77777777" w:rsidTr="00564131">
        <w:trPr>
          <w:gridAfter w:val="1"/>
          <w:wAfter w:w="5" w:type="pct"/>
          <w:trHeight w:val="446"/>
        </w:trPr>
        <w:tc>
          <w:tcPr>
            <w:tcW w:w="1312" w:type="pct"/>
            <w:gridSpan w:val="2"/>
            <w:tcBorders>
              <w:top w:val="single" w:sz="4" w:space="0" w:color="auto"/>
              <w:left w:val="nil"/>
              <w:bottom w:val="single" w:sz="4" w:space="0" w:color="auto"/>
              <w:right w:val="single" w:sz="4" w:space="0" w:color="auto"/>
            </w:tcBorders>
            <w:shd w:val="clear" w:color="auto" w:fill="auto"/>
          </w:tcPr>
          <w:p w14:paraId="2C75E662" w14:textId="4B55AF1B" w:rsidR="00BB1508" w:rsidRPr="00462B89" w:rsidRDefault="00A37579" w:rsidP="00C13447">
            <w:pPr>
              <w:widowControl w:val="0"/>
              <w:autoSpaceDE w:val="0"/>
              <w:autoSpaceDN w:val="0"/>
              <w:adjustRightInd w:val="0"/>
              <w:spacing w:after="0" w:line="240" w:lineRule="exact"/>
              <w:ind w:right="400"/>
              <w:rPr>
                <w:rFonts w:cs="Calibri"/>
              </w:rPr>
            </w:pPr>
            <w:r w:rsidRPr="00462B89">
              <w:rPr>
                <w:rFonts w:cs="Calibri"/>
              </w:rPr>
              <w:t>View and Edit Form</w:t>
            </w:r>
          </w:p>
        </w:tc>
        <w:tc>
          <w:tcPr>
            <w:tcW w:w="1608" w:type="pct"/>
            <w:gridSpan w:val="4"/>
            <w:tcBorders>
              <w:top w:val="single" w:sz="4" w:space="0" w:color="auto"/>
              <w:left w:val="single" w:sz="4" w:space="0" w:color="auto"/>
              <w:bottom w:val="single" w:sz="4" w:space="0" w:color="auto"/>
              <w:right w:val="single" w:sz="4" w:space="0" w:color="auto"/>
            </w:tcBorders>
            <w:shd w:val="clear" w:color="auto" w:fill="auto"/>
          </w:tcPr>
          <w:p w14:paraId="42140D53" w14:textId="14B41D9F" w:rsidR="00BB1508" w:rsidRPr="00462B89" w:rsidRDefault="00E97098" w:rsidP="00C13447">
            <w:pPr>
              <w:widowControl w:val="0"/>
              <w:autoSpaceDE w:val="0"/>
              <w:autoSpaceDN w:val="0"/>
              <w:adjustRightInd w:val="0"/>
              <w:spacing w:after="0" w:line="240" w:lineRule="exact"/>
              <w:ind w:right="400"/>
              <w:rPr>
                <w:rFonts w:cs="Calibri"/>
              </w:rPr>
            </w:pPr>
            <w:r w:rsidRPr="00462B89">
              <w:rPr>
                <w:rFonts w:cs="Calibri"/>
                <w:bCs/>
              </w:rPr>
              <w:t xml:space="preserve">Patrick Sayers, </w:t>
            </w:r>
            <w:r w:rsidRPr="00462B89">
              <w:rPr>
                <w:lang w:eastAsia="fr-FR"/>
              </w:rPr>
              <w:t>Tofajjel Hossein</w:t>
            </w:r>
          </w:p>
        </w:tc>
        <w:tc>
          <w:tcPr>
            <w:tcW w:w="2075" w:type="pct"/>
            <w:gridSpan w:val="6"/>
            <w:tcBorders>
              <w:top w:val="single" w:sz="4" w:space="0" w:color="auto"/>
              <w:left w:val="single" w:sz="4" w:space="0" w:color="auto"/>
              <w:bottom w:val="single" w:sz="4" w:space="0" w:color="auto"/>
              <w:right w:val="nil"/>
            </w:tcBorders>
            <w:shd w:val="clear" w:color="auto" w:fill="auto"/>
          </w:tcPr>
          <w:p w14:paraId="5CC298AD" w14:textId="741D0CA8" w:rsidR="00BB1508" w:rsidRPr="00462B89" w:rsidRDefault="002E26D6" w:rsidP="00C13447">
            <w:pPr>
              <w:widowControl w:val="0"/>
              <w:autoSpaceDE w:val="0"/>
              <w:autoSpaceDN w:val="0"/>
              <w:adjustRightInd w:val="0"/>
              <w:spacing w:after="0" w:line="240" w:lineRule="exact"/>
              <w:ind w:right="400"/>
              <w:rPr>
                <w:rFonts w:cs="Calibri"/>
              </w:rPr>
            </w:pPr>
            <w:proofErr w:type="spellStart"/>
            <w:r>
              <w:rPr>
                <w:rFonts w:cs="Calibri"/>
                <w:bCs/>
              </w:rPr>
              <w:t>r</w:t>
            </w:r>
            <w:r w:rsidR="00E97098" w:rsidRPr="00462B89">
              <w:rPr>
                <w:rFonts w:cs="Calibri"/>
                <w:bCs/>
              </w:rPr>
              <w:t>each_</w:t>
            </w:r>
            <w:r>
              <w:rPr>
                <w:rFonts w:cs="Calibri"/>
                <w:bCs/>
              </w:rPr>
              <w:t>bgd</w:t>
            </w:r>
            <w:proofErr w:type="spellEnd"/>
          </w:p>
        </w:tc>
      </w:tr>
      <w:tr w:rsidR="005E79F4" w:rsidRPr="003500BA" w14:paraId="67526509" w14:textId="77777777" w:rsidTr="00564131">
        <w:trPr>
          <w:gridAfter w:val="1"/>
          <w:wAfter w:w="5" w:type="pct"/>
          <w:trHeight w:val="428"/>
        </w:trPr>
        <w:tc>
          <w:tcPr>
            <w:tcW w:w="1312" w:type="pct"/>
            <w:gridSpan w:val="2"/>
            <w:tcBorders>
              <w:top w:val="single" w:sz="4" w:space="0" w:color="auto"/>
              <w:left w:val="nil"/>
              <w:bottom w:val="single" w:sz="4" w:space="0" w:color="auto"/>
              <w:right w:val="single" w:sz="4" w:space="0" w:color="auto"/>
            </w:tcBorders>
            <w:shd w:val="clear" w:color="auto" w:fill="auto"/>
          </w:tcPr>
          <w:p w14:paraId="4498CD6E" w14:textId="312B6CF6" w:rsidR="00BB1508" w:rsidRPr="00462B89" w:rsidRDefault="00A37579" w:rsidP="00C13447">
            <w:pPr>
              <w:widowControl w:val="0"/>
              <w:autoSpaceDE w:val="0"/>
              <w:autoSpaceDN w:val="0"/>
              <w:adjustRightInd w:val="0"/>
              <w:spacing w:after="0" w:line="240" w:lineRule="exact"/>
              <w:ind w:right="400"/>
              <w:rPr>
                <w:rFonts w:cs="Calibri"/>
              </w:rPr>
            </w:pPr>
            <w:r w:rsidRPr="00462B89">
              <w:rPr>
                <w:rFonts w:cs="Calibri"/>
              </w:rPr>
              <w:t>View Form and Submit Data</w:t>
            </w:r>
          </w:p>
        </w:tc>
        <w:tc>
          <w:tcPr>
            <w:tcW w:w="1608" w:type="pct"/>
            <w:gridSpan w:val="4"/>
            <w:tcBorders>
              <w:top w:val="single" w:sz="4" w:space="0" w:color="auto"/>
              <w:left w:val="single" w:sz="4" w:space="0" w:color="auto"/>
              <w:bottom w:val="single" w:sz="4" w:space="0" w:color="auto"/>
              <w:right w:val="single" w:sz="4" w:space="0" w:color="auto"/>
            </w:tcBorders>
            <w:shd w:val="clear" w:color="auto" w:fill="auto"/>
          </w:tcPr>
          <w:p w14:paraId="350DC80F" w14:textId="19B39494" w:rsidR="00BB1508" w:rsidRPr="00462B89" w:rsidRDefault="00724B6A" w:rsidP="00C13447">
            <w:pPr>
              <w:widowControl w:val="0"/>
              <w:autoSpaceDE w:val="0"/>
              <w:autoSpaceDN w:val="0"/>
              <w:adjustRightInd w:val="0"/>
              <w:spacing w:after="0" w:line="240" w:lineRule="exact"/>
              <w:ind w:right="400"/>
              <w:rPr>
                <w:rFonts w:cs="Calibri"/>
              </w:rPr>
            </w:pPr>
            <w:r w:rsidRPr="00462B89">
              <w:rPr>
                <w:rFonts w:cs="Calibri"/>
              </w:rPr>
              <w:t>Enumerators, Team Leaders. Field Coordinators</w:t>
            </w:r>
          </w:p>
        </w:tc>
        <w:tc>
          <w:tcPr>
            <w:tcW w:w="2075" w:type="pct"/>
            <w:gridSpan w:val="6"/>
            <w:tcBorders>
              <w:top w:val="single" w:sz="4" w:space="0" w:color="auto"/>
              <w:left w:val="single" w:sz="4" w:space="0" w:color="auto"/>
              <w:bottom w:val="single" w:sz="4" w:space="0" w:color="auto"/>
              <w:right w:val="nil"/>
            </w:tcBorders>
            <w:shd w:val="clear" w:color="auto" w:fill="auto"/>
          </w:tcPr>
          <w:p w14:paraId="2801C795" w14:textId="2F3EE34E" w:rsidR="00BB1508" w:rsidRPr="00462B89" w:rsidRDefault="002E26D6" w:rsidP="00C13447">
            <w:pPr>
              <w:widowControl w:val="0"/>
              <w:autoSpaceDE w:val="0"/>
              <w:autoSpaceDN w:val="0"/>
              <w:adjustRightInd w:val="0"/>
              <w:spacing w:after="0" w:line="240" w:lineRule="exact"/>
              <w:ind w:right="400"/>
              <w:rPr>
                <w:rFonts w:cs="Calibri"/>
              </w:rPr>
            </w:pPr>
            <w:r>
              <w:rPr>
                <w:rFonts w:cs="Calibri"/>
                <w:bCs/>
              </w:rPr>
              <w:t>r</w:t>
            </w:r>
            <w:r w:rsidR="00E97098" w:rsidRPr="00462B89">
              <w:rPr>
                <w:rFonts w:cs="Calibri"/>
                <w:bCs/>
              </w:rPr>
              <w:t>each_</w:t>
            </w:r>
            <w:r>
              <w:rPr>
                <w:rFonts w:cs="Calibri"/>
                <w:bCs/>
              </w:rPr>
              <w:t>bgd_enu2019</w:t>
            </w:r>
          </w:p>
        </w:tc>
      </w:tr>
      <w:tr w:rsidR="001D34CD" w:rsidRPr="003500BA" w14:paraId="4E4D0AEF" w14:textId="77777777" w:rsidTr="00564131">
        <w:trPr>
          <w:gridAfter w:val="1"/>
          <w:wAfter w:w="5" w:type="pct"/>
          <w:trHeight w:val="518"/>
        </w:trPr>
        <w:tc>
          <w:tcPr>
            <w:tcW w:w="1312" w:type="pct"/>
            <w:gridSpan w:val="2"/>
            <w:tcBorders>
              <w:top w:val="single" w:sz="4" w:space="0" w:color="auto"/>
              <w:left w:val="nil"/>
              <w:bottom w:val="single" w:sz="4" w:space="0" w:color="auto"/>
              <w:right w:val="single" w:sz="4" w:space="0" w:color="auto"/>
            </w:tcBorders>
            <w:shd w:val="clear" w:color="auto" w:fill="auto"/>
          </w:tcPr>
          <w:p w14:paraId="40B4783B" w14:textId="7CA95EDE" w:rsidR="00A37579" w:rsidRPr="00462B89" w:rsidRDefault="00A37579" w:rsidP="00C13447">
            <w:pPr>
              <w:widowControl w:val="0"/>
              <w:autoSpaceDE w:val="0"/>
              <w:autoSpaceDN w:val="0"/>
              <w:adjustRightInd w:val="0"/>
              <w:spacing w:after="0" w:line="240" w:lineRule="exact"/>
              <w:ind w:right="400"/>
              <w:rPr>
                <w:rFonts w:cs="Calibri"/>
              </w:rPr>
            </w:pPr>
            <w:r w:rsidRPr="00462B89">
              <w:rPr>
                <w:rFonts w:cs="Calibri"/>
              </w:rPr>
              <w:t>Download Data</w:t>
            </w:r>
          </w:p>
        </w:tc>
        <w:tc>
          <w:tcPr>
            <w:tcW w:w="1608" w:type="pct"/>
            <w:gridSpan w:val="4"/>
            <w:tcBorders>
              <w:top w:val="single" w:sz="4" w:space="0" w:color="auto"/>
              <w:left w:val="single" w:sz="4" w:space="0" w:color="auto"/>
              <w:bottom w:val="single" w:sz="4" w:space="0" w:color="auto"/>
              <w:right w:val="single" w:sz="4" w:space="0" w:color="auto"/>
            </w:tcBorders>
            <w:shd w:val="clear" w:color="auto" w:fill="auto"/>
          </w:tcPr>
          <w:p w14:paraId="667556E8" w14:textId="1618153A" w:rsidR="00A37579" w:rsidRPr="00462B89" w:rsidRDefault="00E97098" w:rsidP="00C13447">
            <w:pPr>
              <w:widowControl w:val="0"/>
              <w:autoSpaceDE w:val="0"/>
              <w:autoSpaceDN w:val="0"/>
              <w:adjustRightInd w:val="0"/>
              <w:spacing w:after="0" w:line="240" w:lineRule="exact"/>
              <w:ind w:right="400"/>
              <w:rPr>
                <w:rFonts w:cs="Calibri"/>
              </w:rPr>
            </w:pPr>
            <w:r w:rsidRPr="00462B89">
              <w:rPr>
                <w:rFonts w:cs="Calibri"/>
                <w:bCs/>
              </w:rPr>
              <w:t>Patrick Sayers</w:t>
            </w:r>
          </w:p>
        </w:tc>
        <w:tc>
          <w:tcPr>
            <w:tcW w:w="2075" w:type="pct"/>
            <w:gridSpan w:val="6"/>
            <w:tcBorders>
              <w:top w:val="single" w:sz="4" w:space="0" w:color="auto"/>
              <w:left w:val="single" w:sz="4" w:space="0" w:color="auto"/>
              <w:bottom w:val="single" w:sz="4" w:space="0" w:color="auto"/>
              <w:right w:val="nil"/>
            </w:tcBorders>
            <w:shd w:val="clear" w:color="auto" w:fill="auto"/>
          </w:tcPr>
          <w:p w14:paraId="3E93FC91" w14:textId="1AA30633" w:rsidR="00A37579" w:rsidRPr="00462B89" w:rsidRDefault="002E26D6" w:rsidP="00C13447">
            <w:pPr>
              <w:widowControl w:val="0"/>
              <w:autoSpaceDE w:val="0"/>
              <w:autoSpaceDN w:val="0"/>
              <w:adjustRightInd w:val="0"/>
              <w:spacing w:after="0" w:line="240" w:lineRule="exact"/>
              <w:ind w:right="400"/>
              <w:rPr>
                <w:rFonts w:cs="Calibri"/>
              </w:rPr>
            </w:pPr>
            <w:proofErr w:type="spellStart"/>
            <w:r>
              <w:rPr>
                <w:rFonts w:cs="Calibri"/>
                <w:bCs/>
              </w:rPr>
              <w:t>zackarno</w:t>
            </w:r>
            <w:r w:rsidR="0059761A" w:rsidRPr="00462B89">
              <w:rPr>
                <w:rFonts w:cs="Calibri"/>
                <w:bCs/>
              </w:rPr>
              <w:t>_reach</w:t>
            </w:r>
            <w:proofErr w:type="spellEnd"/>
          </w:p>
        </w:tc>
      </w:tr>
      <w:tr w:rsidR="00131EDE" w:rsidRPr="003500BA" w14:paraId="5F7A26C4" w14:textId="77777777" w:rsidTr="001D34CD">
        <w:trPr>
          <w:gridAfter w:val="1"/>
          <w:wAfter w:w="5" w:type="pct"/>
        </w:trPr>
        <w:tc>
          <w:tcPr>
            <w:tcW w:w="4995" w:type="pct"/>
            <w:gridSpan w:val="12"/>
            <w:tcBorders>
              <w:top w:val="single" w:sz="4" w:space="0" w:color="auto"/>
              <w:bottom w:val="single" w:sz="4" w:space="0" w:color="auto"/>
            </w:tcBorders>
            <w:shd w:val="clear" w:color="auto" w:fill="9A9A9C"/>
          </w:tcPr>
          <w:p w14:paraId="5D068DC8" w14:textId="31ACE491" w:rsidR="00131EDE" w:rsidRPr="00462B89" w:rsidRDefault="00131EDE" w:rsidP="00C13447">
            <w:pPr>
              <w:widowControl w:val="0"/>
              <w:autoSpaceDE w:val="0"/>
              <w:autoSpaceDN w:val="0"/>
              <w:adjustRightInd w:val="0"/>
              <w:spacing w:after="0" w:line="240" w:lineRule="exact"/>
              <w:ind w:right="400"/>
              <w:rPr>
                <w:rFonts w:cs="Calibri"/>
                <w:b/>
                <w:color w:val="FFFFFF"/>
              </w:rPr>
            </w:pPr>
            <w:r w:rsidRPr="00462B89">
              <w:rPr>
                <w:rFonts w:cs="Calibri"/>
                <w:b/>
                <w:color w:val="FFFFFF"/>
              </w:rPr>
              <w:t xml:space="preserve">Raw Data Access Rights </w:t>
            </w:r>
          </w:p>
        </w:tc>
      </w:tr>
      <w:tr w:rsidR="005E79F4" w:rsidRPr="003500BA" w14:paraId="161EFB21" w14:textId="77777777" w:rsidTr="00564131">
        <w:trPr>
          <w:gridAfter w:val="1"/>
          <w:wAfter w:w="5" w:type="pct"/>
          <w:trHeight w:val="545"/>
        </w:trPr>
        <w:tc>
          <w:tcPr>
            <w:tcW w:w="1312" w:type="pct"/>
            <w:gridSpan w:val="2"/>
            <w:tcBorders>
              <w:top w:val="single" w:sz="4" w:space="0" w:color="auto"/>
              <w:bottom w:val="nil"/>
              <w:right w:val="single" w:sz="4" w:space="0" w:color="auto"/>
            </w:tcBorders>
            <w:shd w:val="clear" w:color="auto" w:fill="D9D9D9" w:themeFill="background1" w:themeFillShade="D9"/>
            <w:vAlign w:val="center"/>
          </w:tcPr>
          <w:p w14:paraId="53D0E069" w14:textId="0DA62FFF" w:rsidR="00627EE3" w:rsidRPr="00462B89" w:rsidRDefault="00627EE3" w:rsidP="00627EE3">
            <w:pPr>
              <w:pStyle w:val="Paragraphe"/>
              <w:jc w:val="center"/>
            </w:pPr>
            <w:r w:rsidRPr="00462B89">
              <w:rPr>
                <w:shd w:val="clear" w:color="auto" w:fill="D9D9D9" w:themeFill="background1" w:themeFillShade="D9"/>
              </w:rPr>
              <w:t>Raw Data Access</w:t>
            </w:r>
          </w:p>
        </w:tc>
        <w:tc>
          <w:tcPr>
            <w:tcW w:w="1608" w:type="pct"/>
            <w:gridSpan w:val="4"/>
            <w:tcBorders>
              <w:top w:val="single" w:sz="4" w:space="0" w:color="auto"/>
              <w:left w:val="single" w:sz="4" w:space="0" w:color="auto"/>
              <w:bottom w:val="nil"/>
              <w:right w:val="single" w:sz="4" w:space="0" w:color="auto"/>
            </w:tcBorders>
            <w:shd w:val="clear" w:color="auto" w:fill="D9D9D9" w:themeFill="background1" w:themeFillShade="D9"/>
            <w:vAlign w:val="center"/>
          </w:tcPr>
          <w:p w14:paraId="0F3DFFE1" w14:textId="135BE23F" w:rsidR="00627EE3" w:rsidRPr="00462B89" w:rsidRDefault="00627EE3" w:rsidP="00627EE3">
            <w:pPr>
              <w:pStyle w:val="Paragraphe"/>
              <w:jc w:val="center"/>
            </w:pPr>
            <w:r w:rsidRPr="00462B89">
              <w:rPr>
                <w:shd w:val="clear" w:color="auto" w:fill="D9D9D9" w:themeFill="background1" w:themeFillShade="D9"/>
              </w:rPr>
              <w:t>Reason</w:t>
            </w:r>
          </w:p>
        </w:tc>
        <w:tc>
          <w:tcPr>
            <w:tcW w:w="2075" w:type="pct"/>
            <w:gridSpan w:val="6"/>
            <w:tcBorders>
              <w:top w:val="single" w:sz="4" w:space="0" w:color="auto"/>
              <w:left w:val="single" w:sz="4" w:space="0" w:color="auto"/>
              <w:bottom w:val="nil"/>
            </w:tcBorders>
            <w:shd w:val="clear" w:color="auto" w:fill="D9D9D9" w:themeFill="background1" w:themeFillShade="D9"/>
            <w:vAlign w:val="center"/>
          </w:tcPr>
          <w:p w14:paraId="6941A334" w14:textId="47034901" w:rsidR="00627EE3" w:rsidRPr="00462B89" w:rsidRDefault="00627EE3" w:rsidP="00627EE3">
            <w:pPr>
              <w:pStyle w:val="Paragraphe"/>
              <w:jc w:val="center"/>
            </w:pPr>
            <w:r w:rsidRPr="00462B89">
              <w:rPr>
                <w:shd w:val="clear" w:color="auto" w:fill="D9D9D9" w:themeFill="background1" w:themeFillShade="D9"/>
              </w:rPr>
              <w:t>Person</w:t>
            </w:r>
          </w:p>
        </w:tc>
      </w:tr>
      <w:tr w:rsidR="005E79F4" w:rsidRPr="003500BA" w14:paraId="2AA2C70F" w14:textId="77777777" w:rsidTr="00564131">
        <w:trPr>
          <w:gridAfter w:val="1"/>
          <w:wAfter w:w="5" w:type="pct"/>
          <w:trHeight w:val="797"/>
        </w:trPr>
        <w:tc>
          <w:tcPr>
            <w:tcW w:w="1312" w:type="pct"/>
            <w:gridSpan w:val="2"/>
            <w:tcBorders>
              <w:top w:val="nil"/>
              <w:bottom w:val="single" w:sz="4" w:space="0" w:color="auto"/>
              <w:right w:val="single" w:sz="4" w:space="0" w:color="auto"/>
            </w:tcBorders>
            <w:shd w:val="clear" w:color="auto" w:fill="auto"/>
          </w:tcPr>
          <w:p w14:paraId="6D6B5E0F" w14:textId="27F761A0" w:rsidR="00627EE3" w:rsidRPr="00462B89" w:rsidRDefault="00627EE3" w:rsidP="00627EE3">
            <w:pPr>
              <w:pStyle w:val="Paragraphe"/>
            </w:pPr>
            <w:r w:rsidRPr="00462B89">
              <w:t>Accountable</w:t>
            </w:r>
          </w:p>
        </w:tc>
        <w:tc>
          <w:tcPr>
            <w:tcW w:w="1608" w:type="pct"/>
            <w:gridSpan w:val="4"/>
            <w:tcBorders>
              <w:top w:val="nil"/>
              <w:left w:val="single" w:sz="4" w:space="0" w:color="auto"/>
              <w:bottom w:val="single" w:sz="4" w:space="0" w:color="auto"/>
              <w:right w:val="single" w:sz="4" w:space="0" w:color="auto"/>
            </w:tcBorders>
            <w:shd w:val="clear" w:color="auto" w:fill="auto"/>
          </w:tcPr>
          <w:p w14:paraId="4B044462" w14:textId="6E4634B8" w:rsidR="00627EE3" w:rsidRPr="00462B89" w:rsidRDefault="00627EE3" w:rsidP="00627EE3">
            <w:pPr>
              <w:pStyle w:val="Paragraphe"/>
            </w:pPr>
            <w:r w:rsidRPr="00462B89">
              <w:t>Accountable</w:t>
            </w:r>
          </w:p>
        </w:tc>
        <w:tc>
          <w:tcPr>
            <w:tcW w:w="2075" w:type="pct"/>
            <w:gridSpan w:val="6"/>
            <w:tcBorders>
              <w:top w:val="nil"/>
              <w:left w:val="single" w:sz="4" w:space="0" w:color="auto"/>
              <w:bottom w:val="single" w:sz="4" w:space="0" w:color="auto"/>
            </w:tcBorders>
            <w:shd w:val="clear" w:color="auto" w:fill="auto"/>
          </w:tcPr>
          <w:p w14:paraId="4750E564" w14:textId="0D326A7F" w:rsidR="00627EE3" w:rsidRPr="00462B89" w:rsidRDefault="00724B6A" w:rsidP="00627EE3">
            <w:pPr>
              <w:widowControl w:val="0"/>
              <w:tabs>
                <w:tab w:val="left" w:pos="3857"/>
              </w:tabs>
              <w:autoSpaceDE w:val="0"/>
              <w:autoSpaceDN w:val="0"/>
              <w:adjustRightInd w:val="0"/>
              <w:spacing w:after="0" w:line="240" w:lineRule="exact"/>
              <w:ind w:right="400"/>
              <w:rPr>
                <w:rFonts w:cs="Calibri"/>
                <w:iCs/>
              </w:rPr>
            </w:pPr>
            <w:r w:rsidRPr="00462B89">
              <w:rPr>
                <w:rFonts w:cs="Calibri"/>
                <w:iCs/>
              </w:rPr>
              <w:t>Patrick Sayers</w:t>
            </w:r>
          </w:p>
          <w:p w14:paraId="14E830BF" w14:textId="28A7C582" w:rsidR="00627EE3" w:rsidRPr="00462B89" w:rsidRDefault="00627EE3" w:rsidP="00627EE3">
            <w:pPr>
              <w:widowControl w:val="0"/>
              <w:tabs>
                <w:tab w:val="left" w:pos="3857"/>
              </w:tabs>
              <w:autoSpaceDE w:val="0"/>
              <w:autoSpaceDN w:val="0"/>
              <w:adjustRightInd w:val="0"/>
              <w:spacing w:after="0" w:line="240" w:lineRule="exact"/>
              <w:ind w:right="400"/>
              <w:rPr>
                <w:rFonts w:cs="Calibri"/>
                <w:b/>
                <w:color w:val="FFFFFF"/>
              </w:rPr>
            </w:pPr>
          </w:p>
        </w:tc>
      </w:tr>
      <w:tr w:rsidR="001D34CD" w:rsidRPr="003500BA" w14:paraId="6A3D8985" w14:textId="77777777" w:rsidTr="00564131">
        <w:trPr>
          <w:gridAfter w:val="1"/>
          <w:wAfter w:w="5" w:type="pct"/>
          <w:trHeight w:val="204"/>
        </w:trPr>
        <w:tc>
          <w:tcPr>
            <w:tcW w:w="1312" w:type="pct"/>
            <w:gridSpan w:val="2"/>
            <w:tcBorders>
              <w:top w:val="single" w:sz="4" w:space="0" w:color="auto"/>
              <w:bottom w:val="single" w:sz="4" w:space="0" w:color="auto"/>
              <w:right w:val="single" w:sz="4" w:space="0" w:color="auto"/>
            </w:tcBorders>
            <w:shd w:val="clear" w:color="auto" w:fill="auto"/>
          </w:tcPr>
          <w:p w14:paraId="47691A2C" w14:textId="28351C49" w:rsidR="00AB48EA" w:rsidRPr="00462B89" w:rsidRDefault="00724B6A" w:rsidP="00AB48EA">
            <w:pPr>
              <w:pStyle w:val="Paragraphe"/>
              <w:rPr>
                <w:iCs/>
              </w:rPr>
            </w:pPr>
            <w:r w:rsidRPr="00462B89">
              <w:rPr>
                <w:rFonts w:cs="Calibri"/>
                <w:iCs/>
                <w:color w:val="auto"/>
              </w:rPr>
              <w:t>Access</w:t>
            </w:r>
          </w:p>
        </w:tc>
        <w:tc>
          <w:tcPr>
            <w:tcW w:w="1608" w:type="pct"/>
            <w:gridSpan w:val="4"/>
            <w:tcBorders>
              <w:top w:val="single" w:sz="4" w:space="0" w:color="auto"/>
              <w:left w:val="single" w:sz="4" w:space="0" w:color="auto"/>
              <w:bottom w:val="single" w:sz="4" w:space="0" w:color="auto"/>
              <w:right w:val="single" w:sz="4" w:space="0" w:color="auto"/>
            </w:tcBorders>
            <w:shd w:val="clear" w:color="auto" w:fill="auto"/>
          </w:tcPr>
          <w:p w14:paraId="261DD98F" w14:textId="587FBB78" w:rsidR="00AB48EA" w:rsidRPr="00462B89" w:rsidRDefault="00724B6A" w:rsidP="00AB48EA">
            <w:pPr>
              <w:pStyle w:val="Paragraphe"/>
            </w:pPr>
            <w:r w:rsidRPr="00462B89">
              <w:rPr>
                <w:rFonts w:cs="Calibri"/>
                <w:color w:val="auto"/>
              </w:rPr>
              <w:t>Monitoring and data checking during assessment, data cleaning</w:t>
            </w:r>
          </w:p>
        </w:tc>
        <w:tc>
          <w:tcPr>
            <w:tcW w:w="2075" w:type="pct"/>
            <w:gridSpan w:val="6"/>
            <w:tcBorders>
              <w:top w:val="single" w:sz="4" w:space="0" w:color="auto"/>
              <w:left w:val="single" w:sz="4" w:space="0" w:color="auto"/>
              <w:bottom w:val="single" w:sz="4" w:space="0" w:color="auto"/>
            </w:tcBorders>
            <w:shd w:val="clear" w:color="auto" w:fill="auto"/>
          </w:tcPr>
          <w:p w14:paraId="6230190A" w14:textId="58F982BA" w:rsidR="00AB48EA" w:rsidRPr="00462B89" w:rsidRDefault="00724B6A" w:rsidP="00AB48EA">
            <w:pPr>
              <w:widowControl w:val="0"/>
              <w:tabs>
                <w:tab w:val="left" w:pos="3857"/>
              </w:tabs>
              <w:autoSpaceDE w:val="0"/>
              <w:autoSpaceDN w:val="0"/>
              <w:adjustRightInd w:val="0"/>
              <w:spacing w:after="0" w:line="240" w:lineRule="exact"/>
              <w:ind w:right="400"/>
              <w:rPr>
                <w:rFonts w:cs="Calibri"/>
                <w:bCs/>
              </w:rPr>
            </w:pPr>
            <w:r w:rsidRPr="00462B89">
              <w:rPr>
                <w:rFonts w:cs="Calibri"/>
                <w:bCs/>
              </w:rPr>
              <w:t>Tofajjel Hossein</w:t>
            </w:r>
          </w:p>
        </w:tc>
      </w:tr>
      <w:tr w:rsidR="00724B6A" w:rsidRPr="003500BA" w14:paraId="56CDFBCF" w14:textId="77777777" w:rsidTr="00564131">
        <w:trPr>
          <w:gridAfter w:val="1"/>
          <w:wAfter w:w="5" w:type="pct"/>
          <w:trHeight w:val="204"/>
        </w:trPr>
        <w:tc>
          <w:tcPr>
            <w:tcW w:w="1312" w:type="pct"/>
            <w:gridSpan w:val="2"/>
            <w:tcBorders>
              <w:top w:val="single" w:sz="4" w:space="0" w:color="auto"/>
              <w:bottom w:val="single" w:sz="4" w:space="0" w:color="auto"/>
              <w:right w:val="single" w:sz="4" w:space="0" w:color="auto"/>
            </w:tcBorders>
            <w:shd w:val="clear" w:color="auto" w:fill="auto"/>
          </w:tcPr>
          <w:p w14:paraId="2B3542D9" w14:textId="45A7E338" w:rsidR="00724B6A" w:rsidRPr="00462B89" w:rsidRDefault="00724B6A" w:rsidP="00AB48EA">
            <w:pPr>
              <w:pStyle w:val="Paragraphe"/>
              <w:rPr>
                <w:rFonts w:cs="Calibri"/>
                <w:iCs/>
                <w:color w:val="auto"/>
              </w:rPr>
            </w:pPr>
            <w:r w:rsidRPr="00462B89">
              <w:rPr>
                <w:rFonts w:cs="Calibri"/>
                <w:iCs/>
                <w:color w:val="auto"/>
              </w:rPr>
              <w:lastRenderedPageBreak/>
              <w:t>Access</w:t>
            </w:r>
          </w:p>
        </w:tc>
        <w:tc>
          <w:tcPr>
            <w:tcW w:w="1608" w:type="pct"/>
            <w:gridSpan w:val="4"/>
            <w:tcBorders>
              <w:top w:val="single" w:sz="4" w:space="0" w:color="auto"/>
              <w:left w:val="single" w:sz="4" w:space="0" w:color="auto"/>
              <w:bottom w:val="single" w:sz="4" w:space="0" w:color="auto"/>
              <w:right w:val="single" w:sz="4" w:space="0" w:color="auto"/>
            </w:tcBorders>
            <w:shd w:val="clear" w:color="auto" w:fill="auto"/>
          </w:tcPr>
          <w:p w14:paraId="355237DA" w14:textId="441E9A82" w:rsidR="00724B6A" w:rsidRPr="00462B89" w:rsidRDefault="00724B6A" w:rsidP="00AB48EA">
            <w:pPr>
              <w:pStyle w:val="Paragraphe"/>
              <w:rPr>
                <w:rFonts w:cs="Calibri"/>
                <w:color w:val="auto"/>
              </w:rPr>
            </w:pPr>
            <w:r w:rsidRPr="00462B89">
              <w:rPr>
                <w:rFonts w:cs="Calibri"/>
                <w:color w:val="auto"/>
              </w:rPr>
              <w:t>Quality control and backstopping</w:t>
            </w:r>
          </w:p>
        </w:tc>
        <w:tc>
          <w:tcPr>
            <w:tcW w:w="2075" w:type="pct"/>
            <w:gridSpan w:val="6"/>
            <w:tcBorders>
              <w:top w:val="single" w:sz="4" w:space="0" w:color="auto"/>
              <w:left w:val="single" w:sz="4" w:space="0" w:color="auto"/>
              <w:bottom w:val="single" w:sz="4" w:space="0" w:color="auto"/>
            </w:tcBorders>
            <w:shd w:val="clear" w:color="auto" w:fill="auto"/>
          </w:tcPr>
          <w:p w14:paraId="2E3588CD" w14:textId="7F135FE4" w:rsidR="00724B6A" w:rsidRPr="00462B89" w:rsidRDefault="00DC60EE" w:rsidP="00AB48EA">
            <w:pPr>
              <w:widowControl w:val="0"/>
              <w:tabs>
                <w:tab w:val="left" w:pos="3857"/>
              </w:tabs>
              <w:autoSpaceDE w:val="0"/>
              <w:autoSpaceDN w:val="0"/>
              <w:adjustRightInd w:val="0"/>
              <w:spacing w:after="0" w:line="240" w:lineRule="exact"/>
              <w:ind w:right="400"/>
              <w:rPr>
                <w:rFonts w:cs="Calibri"/>
                <w:bCs/>
              </w:rPr>
            </w:pPr>
            <w:r w:rsidRPr="00462B89">
              <w:rPr>
                <w:rFonts w:cs="Calibri"/>
                <w:bCs/>
              </w:rPr>
              <w:t xml:space="preserve">Helen </w:t>
            </w:r>
            <w:proofErr w:type="spellStart"/>
            <w:r w:rsidRPr="00462B89">
              <w:rPr>
                <w:rFonts w:cs="Calibri"/>
                <w:bCs/>
              </w:rPr>
              <w:t>Pittam</w:t>
            </w:r>
            <w:proofErr w:type="spellEnd"/>
          </w:p>
        </w:tc>
      </w:tr>
      <w:tr w:rsidR="00AB48EA" w:rsidRPr="003500BA" w14:paraId="2D8CB504" w14:textId="77777777" w:rsidTr="001D34CD">
        <w:trPr>
          <w:gridAfter w:val="1"/>
          <w:wAfter w:w="5" w:type="pct"/>
        </w:trPr>
        <w:tc>
          <w:tcPr>
            <w:tcW w:w="4995" w:type="pct"/>
            <w:gridSpan w:val="12"/>
            <w:tcBorders>
              <w:top w:val="single" w:sz="4" w:space="0" w:color="auto"/>
              <w:bottom w:val="nil"/>
            </w:tcBorders>
            <w:shd w:val="clear" w:color="auto" w:fill="9A9A9C"/>
          </w:tcPr>
          <w:p w14:paraId="299AAA87" w14:textId="77777777" w:rsidR="00AB48EA" w:rsidRPr="00462B89" w:rsidRDefault="00AB48EA" w:rsidP="00AB48EA">
            <w:pPr>
              <w:widowControl w:val="0"/>
              <w:autoSpaceDE w:val="0"/>
              <w:autoSpaceDN w:val="0"/>
              <w:adjustRightInd w:val="0"/>
              <w:spacing w:after="0" w:line="240" w:lineRule="exact"/>
              <w:ind w:right="400"/>
              <w:rPr>
                <w:rFonts w:cs="Calibri"/>
                <w:b/>
                <w:color w:val="000000"/>
              </w:rPr>
            </w:pPr>
            <w:r w:rsidRPr="00462B89">
              <w:rPr>
                <w:rFonts w:cs="Calibri"/>
                <w:b/>
                <w:color w:val="FFFFFF"/>
              </w:rPr>
              <w:t>Preservation</w:t>
            </w:r>
          </w:p>
        </w:tc>
      </w:tr>
      <w:tr w:rsidR="001D34CD" w:rsidRPr="003500BA" w14:paraId="28203AB4" w14:textId="77777777" w:rsidTr="00564131">
        <w:trPr>
          <w:trHeight w:val="360"/>
        </w:trPr>
        <w:tc>
          <w:tcPr>
            <w:tcW w:w="1312" w:type="pct"/>
            <w:gridSpan w:val="2"/>
            <w:vMerge w:val="restart"/>
            <w:shd w:val="clear" w:color="auto" w:fill="DDDDDE"/>
          </w:tcPr>
          <w:p w14:paraId="0A09283B"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r w:rsidRPr="00462B89">
              <w:rPr>
                <w:rFonts w:cs="Calibri"/>
                <w:color w:val="000000"/>
              </w:rPr>
              <w:t>Where will data be stored for long-term preservation?</w:t>
            </w:r>
          </w:p>
        </w:tc>
        <w:tc>
          <w:tcPr>
            <w:tcW w:w="120" w:type="pct"/>
            <w:tcBorders>
              <w:top w:val="single" w:sz="4" w:space="0" w:color="auto"/>
              <w:bottom w:val="single" w:sz="4" w:space="0" w:color="auto"/>
              <w:right w:val="single" w:sz="4" w:space="0" w:color="auto"/>
            </w:tcBorders>
          </w:tcPr>
          <w:p w14:paraId="1C5927BE" w14:textId="77777777" w:rsidR="00AB48EA" w:rsidRPr="00462B89" w:rsidDel="00B0261D" w:rsidRDefault="00AB48EA" w:rsidP="00AB48EA">
            <w:pPr>
              <w:widowControl w:val="0"/>
              <w:autoSpaceDE w:val="0"/>
              <w:autoSpaceDN w:val="0"/>
              <w:adjustRightInd w:val="0"/>
              <w:spacing w:after="0"/>
              <w:ind w:right="403"/>
              <w:rPr>
                <w:rFonts w:cs="Calibri"/>
                <w:color w:val="000000"/>
              </w:rPr>
            </w:pPr>
            <w:r w:rsidRPr="00462B89">
              <w:t>□</w:t>
            </w:r>
          </w:p>
        </w:tc>
        <w:tc>
          <w:tcPr>
            <w:tcW w:w="1664" w:type="pct"/>
            <w:gridSpan w:val="4"/>
            <w:tcBorders>
              <w:top w:val="single" w:sz="4" w:space="0" w:color="auto"/>
              <w:left w:val="single" w:sz="4" w:space="0" w:color="auto"/>
              <w:bottom w:val="single" w:sz="4" w:space="0" w:color="auto"/>
              <w:right w:val="single" w:sz="4" w:space="0" w:color="auto"/>
            </w:tcBorders>
          </w:tcPr>
          <w:p w14:paraId="2356625E" w14:textId="77777777" w:rsidR="00AB48EA" w:rsidRPr="00462B89" w:rsidDel="00B0261D" w:rsidRDefault="00AB48EA" w:rsidP="00AB48EA">
            <w:pPr>
              <w:widowControl w:val="0"/>
              <w:autoSpaceDE w:val="0"/>
              <w:autoSpaceDN w:val="0"/>
              <w:adjustRightInd w:val="0"/>
              <w:spacing w:after="0"/>
              <w:ind w:right="403"/>
              <w:rPr>
                <w:rFonts w:cs="Calibri"/>
                <w:color w:val="000000"/>
              </w:rPr>
            </w:pPr>
            <w:r w:rsidRPr="00462B89">
              <w:rPr>
                <w:rFonts w:cs="Calibri"/>
                <w:color w:val="000000"/>
              </w:rPr>
              <w:t>IMPACT / REACH Global Cloud / Physical Server</w:t>
            </w:r>
          </w:p>
        </w:tc>
        <w:tc>
          <w:tcPr>
            <w:tcW w:w="147" w:type="pct"/>
            <w:gridSpan w:val="2"/>
            <w:tcBorders>
              <w:top w:val="single" w:sz="4" w:space="0" w:color="auto"/>
              <w:left w:val="single" w:sz="4" w:space="0" w:color="auto"/>
              <w:bottom w:val="single" w:sz="4" w:space="0" w:color="auto"/>
              <w:right w:val="single" w:sz="4" w:space="0" w:color="auto"/>
            </w:tcBorders>
          </w:tcPr>
          <w:p w14:paraId="4408686B" w14:textId="77777777" w:rsidR="00AB48EA" w:rsidRPr="00462B89" w:rsidRDefault="00AB48EA" w:rsidP="00AB48EA">
            <w:pPr>
              <w:widowControl w:val="0"/>
              <w:autoSpaceDE w:val="0"/>
              <w:autoSpaceDN w:val="0"/>
              <w:adjustRightInd w:val="0"/>
              <w:spacing w:after="0"/>
              <w:ind w:right="403"/>
              <w:rPr>
                <w:rFonts w:cs="Calibri"/>
                <w:color w:val="000000"/>
              </w:rPr>
            </w:pPr>
            <w:r w:rsidRPr="00462B89">
              <w:t>□</w:t>
            </w:r>
          </w:p>
          <w:p w14:paraId="119ABA86" w14:textId="77777777" w:rsidR="00AB48EA" w:rsidRPr="00462B89" w:rsidDel="00B0261D" w:rsidRDefault="00AB48EA" w:rsidP="00AB48EA">
            <w:pPr>
              <w:widowControl w:val="0"/>
              <w:autoSpaceDE w:val="0"/>
              <w:autoSpaceDN w:val="0"/>
              <w:adjustRightInd w:val="0"/>
              <w:spacing w:after="0"/>
              <w:ind w:right="403"/>
              <w:rPr>
                <w:rFonts w:cs="Calibri"/>
                <w:color w:val="000000"/>
              </w:rPr>
            </w:pPr>
          </w:p>
        </w:tc>
        <w:tc>
          <w:tcPr>
            <w:tcW w:w="1757" w:type="pct"/>
            <w:gridSpan w:val="4"/>
            <w:tcBorders>
              <w:top w:val="single" w:sz="4" w:space="0" w:color="auto"/>
              <w:left w:val="single" w:sz="4" w:space="0" w:color="auto"/>
              <w:bottom w:val="single" w:sz="4" w:space="0" w:color="auto"/>
            </w:tcBorders>
          </w:tcPr>
          <w:p w14:paraId="77F25E80" w14:textId="77777777" w:rsidR="00AB48EA" w:rsidRPr="00462B89" w:rsidRDefault="00AB48EA" w:rsidP="00AB48EA">
            <w:pPr>
              <w:widowControl w:val="0"/>
              <w:autoSpaceDE w:val="0"/>
              <w:autoSpaceDN w:val="0"/>
              <w:adjustRightInd w:val="0"/>
              <w:spacing w:after="0"/>
              <w:ind w:right="403"/>
              <w:rPr>
                <w:rFonts w:cs="Calibri"/>
                <w:color w:val="000000"/>
              </w:rPr>
            </w:pPr>
            <w:r w:rsidRPr="00462B89">
              <w:rPr>
                <w:rFonts w:cs="Calibri"/>
                <w:color w:val="000000"/>
              </w:rPr>
              <w:t>OCHA HDX</w:t>
            </w:r>
          </w:p>
        </w:tc>
      </w:tr>
      <w:tr w:rsidR="001D34CD" w:rsidRPr="003500BA" w14:paraId="6D102285" w14:textId="77777777" w:rsidTr="00564131">
        <w:trPr>
          <w:trHeight w:val="360"/>
        </w:trPr>
        <w:tc>
          <w:tcPr>
            <w:tcW w:w="1312" w:type="pct"/>
            <w:gridSpan w:val="2"/>
            <w:vMerge/>
            <w:tcBorders>
              <w:bottom w:val="nil"/>
            </w:tcBorders>
            <w:shd w:val="clear" w:color="auto" w:fill="DDDDDE"/>
          </w:tcPr>
          <w:p w14:paraId="7778DBEF"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nil"/>
              <w:right w:val="single" w:sz="4" w:space="0" w:color="auto"/>
            </w:tcBorders>
          </w:tcPr>
          <w:p w14:paraId="729A6A24" w14:textId="260D6397" w:rsidR="00AB48EA" w:rsidRPr="00462B89" w:rsidDel="00B0261D" w:rsidRDefault="00724B6A" w:rsidP="00AB48EA">
            <w:pPr>
              <w:widowControl w:val="0"/>
              <w:autoSpaceDE w:val="0"/>
              <w:autoSpaceDN w:val="0"/>
              <w:adjustRightInd w:val="0"/>
              <w:spacing w:after="0"/>
              <w:ind w:right="403"/>
              <w:rPr>
                <w:rFonts w:cs="Calibri"/>
                <w:color w:val="000000"/>
              </w:rPr>
            </w:pPr>
            <w:r w:rsidRPr="00462B89">
              <w:rPr>
                <w:rFonts w:cs="Calibri"/>
                <w:color w:val="000000"/>
              </w:rPr>
              <w:t>X</w:t>
            </w:r>
          </w:p>
        </w:tc>
        <w:tc>
          <w:tcPr>
            <w:tcW w:w="1664" w:type="pct"/>
            <w:gridSpan w:val="4"/>
            <w:tcBorders>
              <w:top w:val="single" w:sz="4" w:space="0" w:color="auto"/>
              <w:left w:val="single" w:sz="4" w:space="0" w:color="auto"/>
              <w:bottom w:val="nil"/>
              <w:right w:val="single" w:sz="4" w:space="0" w:color="auto"/>
            </w:tcBorders>
          </w:tcPr>
          <w:p w14:paraId="28E6CCE8" w14:textId="77777777" w:rsidR="00AB48EA" w:rsidRPr="00462B89" w:rsidDel="00B0261D" w:rsidRDefault="00AB48EA" w:rsidP="00AB48EA">
            <w:pPr>
              <w:widowControl w:val="0"/>
              <w:autoSpaceDE w:val="0"/>
              <w:autoSpaceDN w:val="0"/>
              <w:adjustRightInd w:val="0"/>
              <w:spacing w:after="0"/>
              <w:ind w:right="403"/>
              <w:rPr>
                <w:rFonts w:cs="Calibri"/>
                <w:color w:val="000000"/>
              </w:rPr>
            </w:pPr>
            <w:r w:rsidRPr="00462B89">
              <w:rPr>
                <w:rFonts w:cs="Calibri"/>
                <w:color w:val="000000"/>
              </w:rPr>
              <w:t>REACH Country Server</w:t>
            </w:r>
          </w:p>
        </w:tc>
        <w:tc>
          <w:tcPr>
            <w:tcW w:w="147" w:type="pct"/>
            <w:gridSpan w:val="2"/>
            <w:tcBorders>
              <w:top w:val="single" w:sz="4" w:space="0" w:color="auto"/>
              <w:left w:val="single" w:sz="4" w:space="0" w:color="auto"/>
              <w:bottom w:val="nil"/>
              <w:right w:val="single" w:sz="4" w:space="0" w:color="auto"/>
            </w:tcBorders>
          </w:tcPr>
          <w:p w14:paraId="394FB46D" w14:textId="77777777" w:rsidR="00AB48EA" w:rsidRPr="00462B89" w:rsidDel="00B0261D" w:rsidRDefault="00AB48EA" w:rsidP="00AB48EA">
            <w:pPr>
              <w:widowControl w:val="0"/>
              <w:autoSpaceDE w:val="0"/>
              <w:autoSpaceDN w:val="0"/>
              <w:adjustRightInd w:val="0"/>
              <w:spacing w:after="0"/>
              <w:ind w:right="403"/>
              <w:rPr>
                <w:rFonts w:cs="Calibri"/>
                <w:color w:val="000000"/>
              </w:rPr>
            </w:pPr>
            <w:r w:rsidRPr="00462B89">
              <w:t>□</w:t>
            </w:r>
          </w:p>
        </w:tc>
        <w:tc>
          <w:tcPr>
            <w:tcW w:w="1757" w:type="pct"/>
            <w:gridSpan w:val="4"/>
            <w:tcBorders>
              <w:top w:val="single" w:sz="4" w:space="0" w:color="auto"/>
              <w:left w:val="single" w:sz="4" w:space="0" w:color="auto"/>
              <w:bottom w:val="nil"/>
            </w:tcBorders>
          </w:tcPr>
          <w:p w14:paraId="41C992C3" w14:textId="4D009FF4" w:rsidR="00AB48EA" w:rsidRPr="00462B89" w:rsidDel="00B0261D" w:rsidRDefault="00AB48EA" w:rsidP="00AB48EA">
            <w:pPr>
              <w:widowControl w:val="0"/>
              <w:autoSpaceDE w:val="0"/>
              <w:autoSpaceDN w:val="0"/>
              <w:adjustRightInd w:val="0"/>
              <w:spacing w:after="0"/>
              <w:ind w:right="403"/>
              <w:rPr>
                <w:rFonts w:cs="Calibri"/>
                <w:i/>
                <w:color w:val="000000"/>
              </w:rPr>
            </w:pPr>
            <w:r w:rsidRPr="00462B89">
              <w:rPr>
                <w:color w:val="58585A" w:themeColor="background2"/>
                <w:sz w:val="20"/>
              </w:rPr>
              <w:t>[Other, Specify]</w:t>
            </w:r>
          </w:p>
        </w:tc>
      </w:tr>
      <w:tr w:rsidR="00AB48EA" w:rsidRPr="003500BA" w14:paraId="41EDCAF7" w14:textId="77777777" w:rsidTr="001D34CD">
        <w:trPr>
          <w:gridAfter w:val="1"/>
          <w:wAfter w:w="5" w:type="pct"/>
        </w:trPr>
        <w:tc>
          <w:tcPr>
            <w:tcW w:w="4995" w:type="pct"/>
            <w:gridSpan w:val="12"/>
            <w:tcBorders>
              <w:top w:val="nil"/>
              <w:bottom w:val="nil"/>
            </w:tcBorders>
            <w:shd w:val="clear" w:color="auto" w:fill="9A9A9C"/>
          </w:tcPr>
          <w:p w14:paraId="1F0946CC" w14:textId="77777777" w:rsidR="00AB48EA" w:rsidRPr="00462B89" w:rsidRDefault="00AB48EA" w:rsidP="00AB48EA">
            <w:pPr>
              <w:widowControl w:val="0"/>
              <w:autoSpaceDE w:val="0"/>
              <w:autoSpaceDN w:val="0"/>
              <w:adjustRightInd w:val="0"/>
              <w:spacing w:after="0" w:line="240" w:lineRule="exact"/>
              <w:ind w:right="400"/>
              <w:rPr>
                <w:rFonts w:cs="Calibri"/>
                <w:b/>
                <w:color w:val="000000"/>
              </w:rPr>
            </w:pPr>
            <w:r w:rsidRPr="00462B89">
              <w:rPr>
                <w:rFonts w:cs="Calibri"/>
                <w:b/>
                <w:color w:val="FFFFFF"/>
              </w:rPr>
              <w:t>Data Sharing</w:t>
            </w:r>
          </w:p>
        </w:tc>
      </w:tr>
      <w:tr w:rsidR="001D34CD" w:rsidRPr="003500BA" w14:paraId="142BA23D" w14:textId="77777777" w:rsidTr="00564131">
        <w:trPr>
          <w:trHeight w:val="524"/>
        </w:trPr>
        <w:tc>
          <w:tcPr>
            <w:tcW w:w="1312" w:type="pct"/>
            <w:gridSpan w:val="2"/>
            <w:tcBorders>
              <w:top w:val="nil"/>
            </w:tcBorders>
            <w:shd w:val="clear" w:color="auto" w:fill="DDDDDE"/>
          </w:tcPr>
          <w:p w14:paraId="5A902AD0"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r w:rsidRPr="00462B89">
              <w:rPr>
                <w:rFonts w:cs="Calibri"/>
                <w:color w:val="000000"/>
              </w:rPr>
              <w:t>Will the data be shared publically?</w:t>
            </w:r>
          </w:p>
        </w:tc>
        <w:tc>
          <w:tcPr>
            <w:tcW w:w="120" w:type="pct"/>
            <w:tcBorders>
              <w:top w:val="nil"/>
              <w:bottom w:val="single" w:sz="4" w:space="0" w:color="auto"/>
              <w:right w:val="single" w:sz="4" w:space="0" w:color="auto"/>
            </w:tcBorders>
          </w:tcPr>
          <w:p w14:paraId="67C75988" w14:textId="0E81243B" w:rsidR="00AB48EA" w:rsidRPr="00462B89" w:rsidDel="00064A45" w:rsidRDefault="00B369B3" w:rsidP="00AB48EA">
            <w:pPr>
              <w:widowControl w:val="0"/>
              <w:autoSpaceDE w:val="0"/>
              <w:autoSpaceDN w:val="0"/>
              <w:adjustRightInd w:val="0"/>
              <w:spacing w:after="0"/>
              <w:ind w:right="400"/>
              <w:rPr>
                <w:rFonts w:cs="Calibri"/>
                <w:color w:val="000000"/>
              </w:rPr>
            </w:pPr>
            <w:r w:rsidRPr="00462B89">
              <w:rPr>
                <w:rFonts w:cs="Calibri"/>
                <w:color w:val="000000"/>
              </w:rPr>
              <w:t>X</w:t>
            </w:r>
            <w:r w:rsidRPr="00462B89">
              <w:t xml:space="preserve"> </w:t>
            </w:r>
          </w:p>
        </w:tc>
        <w:tc>
          <w:tcPr>
            <w:tcW w:w="1664" w:type="pct"/>
            <w:gridSpan w:val="4"/>
            <w:tcBorders>
              <w:top w:val="nil"/>
              <w:left w:val="single" w:sz="4" w:space="0" w:color="auto"/>
              <w:bottom w:val="single" w:sz="4" w:space="0" w:color="auto"/>
              <w:right w:val="single" w:sz="4" w:space="0" w:color="auto"/>
            </w:tcBorders>
          </w:tcPr>
          <w:p w14:paraId="65C2ACCA"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rPr>
                <w:rFonts w:cs="Calibri"/>
                <w:color w:val="000000"/>
              </w:rPr>
              <w:t>Yes</w:t>
            </w:r>
          </w:p>
        </w:tc>
        <w:tc>
          <w:tcPr>
            <w:tcW w:w="147" w:type="pct"/>
            <w:gridSpan w:val="2"/>
            <w:tcBorders>
              <w:top w:val="nil"/>
              <w:left w:val="single" w:sz="4" w:space="0" w:color="auto"/>
              <w:bottom w:val="single" w:sz="4" w:space="0" w:color="auto"/>
              <w:right w:val="single" w:sz="4" w:space="0" w:color="auto"/>
            </w:tcBorders>
          </w:tcPr>
          <w:p w14:paraId="786BC148" w14:textId="4385A70F" w:rsidR="00AB48EA" w:rsidRPr="00462B89" w:rsidDel="00064A45" w:rsidRDefault="00B369B3" w:rsidP="00AB48EA">
            <w:pPr>
              <w:widowControl w:val="0"/>
              <w:autoSpaceDE w:val="0"/>
              <w:autoSpaceDN w:val="0"/>
              <w:adjustRightInd w:val="0"/>
              <w:spacing w:after="0"/>
              <w:ind w:right="400"/>
              <w:rPr>
                <w:rFonts w:cs="Calibri"/>
                <w:color w:val="000000"/>
              </w:rPr>
            </w:pPr>
            <w:r w:rsidRPr="00462B89">
              <w:t>□</w:t>
            </w:r>
          </w:p>
        </w:tc>
        <w:tc>
          <w:tcPr>
            <w:tcW w:w="1757" w:type="pct"/>
            <w:gridSpan w:val="4"/>
            <w:tcBorders>
              <w:top w:val="nil"/>
              <w:left w:val="single" w:sz="4" w:space="0" w:color="auto"/>
              <w:bottom w:val="single" w:sz="4" w:space="0" w:color="auto"/>
            </w:tcBorders>
          </w:tcPr>
          <w:p w14:paraId="58E2E9AE" w14:textId="77777777" w:rsidR="00AB48EA" w:rsidRPr="00462B89" w:rsidRDefault="00AB48EA" w:rsidP="00AB48EA">
            <w:pPr>
              <w:widowControl w:val="0"/>
              <w:autoSpaceDE w:val="0"/>
              <w:autoSpaceDN w:val="0"/>
              <w:adjustRightInd w:val="0"/>
              <w:spacing w:after="0"/>
              <w:ind w:right="400"/>
              <w:rPr>
                <w:rFonts w:cs="Calibri"/>
                <w:color w:val="000000"/>
              </w:rPr>
            </w:pPr>
            <w:r w:rsidRPr="00462B89">
              <w:rPr>
                <w:rFonts w:cs="Calibri"/>
                <w:color w:val="000000"/>
              </w:rPr>
              <w:t>No, only with mandating agency / body</w:t>
            </w:r>
          </w:p>
        </w:tc>
      </w:tr>
      <w:tr w:rsidR="001D34CD" w:rsidRPr="003500BA" w14:paraId="2101FCE1" w14:textId="77777777" w:rsidTr="00564131">
        <w:trPr>
          <w:trHeight w:val="524"/>
        </w:trPr>
        <w:tc>
          <w:tcPr>
            <w:tcW w:w="1312" w:type="pct"/>
            <w:gridSpan w:val="2"/>
            <w:vMerge w:val="restart"/>
            <w:shd w:val="clear" w:color="auto" w:fill="DDDDDE"/>
          </w:tcPr>
          <w:p w14:paraId="68FBB275"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r w:rsidRPr="00462B89">
              <w:rPr>
                <w:rFonts w:cs="Calibri"/>
                <w:color w:val="000000"/>
              </w:rPr>
              <w:t>Will all data be shared?</w:t>
            </w:r>
          </w:p>
        </w:tc>
        <w:tc>
          <w:tcPr>
            <w:tcW w:w="120" w:type="pct"/>
            <w:tcBorders>
              <w:top w:val="single" w:sz="4" w:space="0" w:color="auto"/>
              <w:bottom w:val="single" w:sz="4" w:space="0" w:color="auto"/>
              <w:right w:val="single" w:sz="4" w:space="0" w:color="auto"/>
            </w:tcBorders>
          </w:tcPr>
          <w:p w14:paraId="1AFA2A77" w14:textId="7E119F5D" w:rsidR="00AB48EA" w:rsidRPr="00462B89" w:rsidDel="00064A45" w:rsidRDefault="00B369B3" w:rsidP="00AB48EA">
            <w:pPr>
              <w:widowControl w:val="0"/>
              <w:autoSpaceDE w:val="0"/>
              <w:autoSpaceDN w:val="0"/>
              <w:adjustRightInd w:val="0"/>
              <w:spacing w:after="0"/>
              <w:ind w:right="400"/>
              <w:rPr>
                <w:rFonts w:cs="Calibri"/>
                <w:color w:val="000000"/>
              </w:rPr>
            </w:pPr>
            <w:r w:rsidRPr="00462B89">
              <w:rPr>
                <w:rFonts w:cs="Calibri"/>
                <w:color w:val="000000"/>
              </w:rPr>
              <w:t>X</w:t>
            </w:r>
            <w:r w:rsidRPr="00462B89">
              <w:t xml:space="preserve"> </w:t>
            </w:r>
          </w:p>
        </w:tc>
        <w:tc>
          <w:tcPr>
            <w:tcW w:w="1664" w:type="pct"/>
            <w:gridSpan w:val="4"/>
            <w:tcBorders>
              <w:top w:val="single" w:sz="4" w:space="0" w:color="auto"/>
              <w:left w:val="single" w:sz="4" w:space="0" w:color="auto"/>
              <w:bottom w:val="single" w:sz="4" w:space="0" w:color="auto"/>
              <w:right w:val="single" w:sz="4" w:space="0" w:color="auto"/>
            </w:tcBorders>
          </w:tcPr>
          <w:p w14:paraId="0A3BE9A8"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rPr>
                <w:rFonts w:cs="Calibri"/>
                <w:color w:val="000000"/>
              </w:rPr>
              <w:t>Yes</w:t>
            </w:r>
          </w:p>
        </w:tc>
        <w:tc>
          <w:tcPr>
            <w:tcW w:w="147" w:type="pct"/>
            <w:gridSpan w:val="2"/>
            <w:tcBorders>
              <w:top w:val="single" w:sz="4" w:space="0" w:color="auto"/>
              <w:left w:val="single" w:sz="4" w:space="0" w:color="auto"/>
              <w:bottom w:val="single" w:sz="4" w:space="0" w:color="auto"/>
              <w:right w:val="single" w:sz="4" w:space="0" w:color="auto"/>
            </w:tcBorders>
          </w:tcPr>
          <w:p w14:paraId="377F7E04" w14:textId="7966B680" w:rsidR="00AB48EA" w:rsidRPr="00462B89" w:rsidDel="00064A45" w:rsidRDefault="00B369B3" w:rsidP="00AB48EA">
            <w:pPr>
              <w:widowControl w:val="0"/>
              <w:autoSpaceDE w:val="0"/>
              <w:autoSpaceDN w:val="0"/>
              <w:adjustRightInd w:val="0"/>
              <w:spacing w:after="0"/>
              <w:ind w:right="400"/>
              <w:rPr>
                <w:rFonts w:cs="Calibri"/>
                <w:color w:val="000000"/>
              </w:rPr>
            </w:pPr>
            <w:r w:rsidRPr="00462B89">
              <w:t>□</w:t>
            </w:r>
          </w:p>
        </w:tc>
        <w:tc>
          <w:tcPr>
            <w:tcW w:w="1757" w:type="pct"/>
            <w:gridSpan w:val="4"/>
            <w:tcBorders>
              <w:top w:val="single" w:sz="4" w:space="0" w:color="auto"/>
              <w:left w:val="single" w:sz="4" w:space="0" w:color="auto"/>
              <w:bottom w:val="single" w:sz="4" w:space="0" w:color="auto"/>
            </w:tcBorders>
          </w:tcPr>
          <w:p w14:paraId="31122AD5" w14:textId="1B2C6B0A" w:rsidR="00AB48EA" w:rsidRPr="00462B89" w:rsidDel="00064A45" w:rsidRDefault="00AB48EA" w:rsidP="00AB48EA">
            <w:pPr>
              <w:widowControl w:val="0"/>
              <w:autoSpaceDE w:val="0"/>
              <w:autoSpaceDN w:val="0"/>
              <w:adjustRightInd w:val="0"/>
              <w:spacing w:after="0"/>
              <w:ind w:right="400"/>
              <w:rPr>
                <w:rFonts w:cs="Calibri"/>
                <w:color w:val="000000"/>
              </w:rPr>
            </w:pPr>
            <w:r w:rsidRPr="00462B89">
              <w:rPr>
                <w:rFonts w:cs="Calibri"/>
                <w:color w:val="000000"/>
              </w:rPr>
              <w:t>No, only anonymized</w:t>
            </w:r>
            <w:r w:rsidR="00724B6A" w:rsidRPr="00462B89">
              <w:rPr>
                <w:rFonts w:cs="Calibri"/>
                <w:color w:val="000000"/>
              </w:rPr>
              <w:t>,</w:t>
            </w:r>
            <w:r w:rsidRPr="00462B89">
              <w:rPr>
                <w:rFonts w:cs="Calibri"/>
                <w:color w:val="000000"/>
              </w:rPr>
              <w:t xml:space="preserve"> cleaned</w:t>
            </w:r>
            <w:r w:rsidR="00724B6A" w:rsidRPr="00462B89">
              <w:rPr>
                <w:rFonts w:cs="Calibri"/>
                <w:color w:val="000000"/>
              </w:rPr>
              <w:t xml:space="preserve"> </w:t>
            </w:r>
            <w:r w:rsidRPr="00462B89">
              <w:rPr>
                <w:rFonts w:cs="Calibri"/>
                <w:color w:val="000000"/>
              </w:rPr>
              <w:t>data will be shared</w:t>
            </w:r>
          </w:p>
        </w:tc>
      </w:tr>
      <w:tr w:rsidR="001D34CD" w:rsidRPr="003500BA" w14:paraId="142FA280" w14:textId="77777777" w:rsidTr="00564131">
        <w:trPr>
          <w:trHeight w:val="374"/>
        </w:trPr>
        <w:tc>
          <w:tcPr>
            <w:tcW w:w="1312" w:type="pct"/>
            <w:gridSpan w:val="2"/>
            <w:vMerge/>
            <w:shd w:val="clear" w:color="auto" w:fill="DDDDDE"/>
          </w:tcPr>
          <w:p w14:paraId="644F12DC"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single" w:sz="4" w:space="0" w:color="auto"/>
              <w:right w:val="single" w:sz="4" w:space="0" w:color="auto"/>
            </w:tcBorders>
          </w:tcPr>
          <w:p w14:paraId="48937AEE"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t>□</w:t>
            </w:r>
          </w:p>
        </w:tc>
        <w:tc>
          <w:tcPr>
            <w:tcW w:w="3568" w:type="pct"/>
            <w:gridSpan w:val="10"/>
            <w:tcBorders>
              <w:top w:val="single" w:sz="4" w:space="0" w:color="auto"/>
              <w:left w:val="single" w:sz="4" w:space="0" w:color="auto"/>
              <w:bottom w:val="single" w:sz="4" w:space="0" w:color="auto"/>
            </w:tcBorders>
          </w:tcPr>
          <w:p w14:paraId="5CDFE3B6" w14:textId="6123F185" w:rsidR="00AB48EA" w:rsidRPr="00462B89" w:rsidDel="00064A45" w:rsidRDefault="00AB48EA" w:rsidP="00AB48EA">
            <w:pPr>
              <w:widowControl w:val="0"/>
              <w:autoSpaceDE w:val="0"/>
              <w:autoSpaceDN w:val="0"/>
              <w:adjustRightInd w:val="0"/>
              <w:spacing w:after="0"/>
              <w:ind w:right="400"/>
              <w:rPr>
                <w:rFonts w:cs="Calibri"/>
                <w:i/>
                <w:color w:val="000000"/>
              </w:rPr>
            </w:pPr>
            <w:r w:rsidRPr="00462B89">
              <w:rPr>
                <w:rFonts w:cs="Calibri"/>
                <w:color w:val="000000"/>
              </w:rPr>
              <w:t xml:space="preserve">No, </w:t>
            </w:r>
            <w:r w:rsidRPr="00462B89">
              <w:rPr>
                <w:color w:val="58585A" w:themeColor="background2"/>
                <w:sz w:val="20"/>
              </w:rPr>
              <w:t>[Other, Specify]</w:t>
            </w:r>
          </w:p>
        </w:tc>
      </w:tr>
      <w:tr w:rsidR="001D34CD" w:rsidRPr="003500BA" w14:paraId="41556A64" w14:textId="77777777" w:rsidTr="00564131">
        <w:trPr>
          <w:trHeight w:val="524"/>
        </w:trPr>
        <w:tc>
          <w:tcPr>
            <w:tcW w:w="1312" w:type="pct"/>
            <w:gridSpan w:val="2"/>
            <w:vMerge w:val="restart"/>
            <w:shd w:val="clear" w:color="auto" w:fill="DDDDDE"/>
          </w:tcPr>
          <w:p w14:paraId="0279B2C3"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r w:rsidRPr="00462B89">
              <w:rPr>
                <w:rFonts w:cs="Calibri"/>
                <w:color w:val="000000"/>
              </w:rPr>
              <w:t xml:space="preserve">Where will you share the data? </w:t>
            </w:r>
          </w:p>
        </w:tc>
        <w:tc>
          <w:tcPr>
            <w:tcW w:w="120" w:type="pct"/>
            <w:tcBorders>
              <w:top w:val="single" w:sz="4" w:space="0" w:color="auto"/>
              <w:bottom w:val="single" w:sz="4" w:space="0" w:color="auto"/>
              <w:right w:val="single" w:sz="4" w:space="0" w:color="auto"/>
            </w:tcBorders>
          </w:tcPr>
          <w:p w14:paraId="11CBA767"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t>□</w:t>
            </w:r>
          </w:p>
        </w:tc>
        <w:tc>
          <w:tcPr>
            <w:tcW w:w="1664" w:type="pct"/>
            <w:gridSpan w:val="4"/>
            <w:tcBorders>
              <w:top w:val="single" w:sz="4" w:space="0" w:color="auto"/>
              <w:left w:val="single" w:sz="4" w:space="0" w:color="auto"/>
              <w:bottom w:val="single" w:sz="4" w:space="0" w:color="auto"/>
              <w:right w:val="single" w:sz="4" w:space="0" w:color="auto"/>
            </w:tcBorders>
          </w:tcPr>
          <w:p w14:paraId="4CE1D59D"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rPr>
                <w:rFonts w:cs="Calibri"/>
                <w:color w:val="000000"/>
              </w:rPr>
              <w:t>REACH Resource Centre</w:t>
            </w:r>
          </w:p>
        </w:tc>
        <w:tc>
          <w:tcPr>
            <w:tcW w:w="147" w:type="pct"/>
            <w:gridSpan w:val="2"/>
            <w:tcBorders>
              <w:top w:val="single" w:sz="4" w:space="0" w:color="auto"/>
              <w:left w:val="single" w:sz="4" w:space="0" w:color="auto"/>
              <w:bottom w:val="single" w:sz="4" w:space="0" w:color="auto"/>
              <w:right w:val="single" w:sz="4" w:space="0" w:color="auto"/>
            </w:tcBorders>
          </w:tcPr>
          <w:p w14:paraId="0ECCC58D"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t>□</w:t>
            </w:r>
          </w:p>
        </w:tc>
        <w:tc>
          <w:tcPr>
            <w:tcW w:w="1757" w:type="pct"/>
            <w:gridSpan w:val="4"/>
            <w:tcBorders>
              <w:top w:val="single" w:sz="4" w:space="0" w:color="auto"/>
              <w:left w:val="single" w:sz="4" w:space="0" w:color="auto"/>
              <w:bottom w:val="single" w:sz="4" w:space="0" w:color="auto"/>
            </w:tcBorders>
          </w:tcPr>
          <w:p w14:paraId="60C359B5"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rPr>
                <w:rFonts w:cs="Calibri"/>
                <w:color w:val="000000"/>
              </w:rPr>
              <w:t>OCHA HDX</w:t>
            </w:r>
          </w:p>
        </w:tc>
      </w:tr>
      <w:tr w:rsidR="001D34CD" w:rsidRPr="003500BA" w14:paraId="31136E23" w14:textId="77777777" w:rsidTr="00564131">
        <w:trPr>
          <w:trHeight w:val="524"/>
        </w:trPr>
        <w:tc>
          <w:tcPr>
            <w:tcW w:w="1312" w:type="pct"/>
            <w:gridSpan w:val="2"/>
            <w:vMerge/>
            <w:tcBorders>
              <w:bottom w:val="nil"/>
            </w:tcBorders>
            <w:shd w:val="clear" w:color="auto" w:fill="DDDDDE"/>
          </w:tcPr>
          <w:p w14:paraId="04DF5EEA" w14:textId="77777777" w:rsidR="00AB48EA" w:rsidRPr="00462B89" w:rsidRDefault="00AB48EA" w:rsidP="00AB48EA">
            <w:pPr>
              <w:widowControl w:val="0"/>
              <w:autoSpaceDE w:val="0"/>
              <w:autoSpaceDN w:val="0"/>
              <w:adjustRightInd w:val="0"/>
              <w:spacing w:after="0" w:line="240" w:lineRule="exact"/>
              <w:ind w:right="400"/>
              <w:rPr>
                <w:rFonts w:cs="Calibri"/>
                <w:color w:val="000000"/>
              </w:rPr>
            </w:pPr>
          </w:p>
        </w:tc>
        <w:tc>
          <w:tcPr>
            <w:tcW w:w="120" w:type="pct"/>
            <w:tcBorders>
              <w:top w:val="single" w:sz="4" w:space="0" w:color="auto"/>
              <w:bottom w:val="nil"/>
              <w:right w:val="single" w:sz="4" w:space="0" w:color="auto"/>
            </w:tcBorders>
          </w:tcPr>
          <w:p w14:paraId="0848EFA8"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t>□</w:t>
            </w:r>
          </w:p>
        </w:tc>
        <w:tc>
          <w:tcPr>
            <w:tcW w:w="1664" w:type="pct"/>
            <w:gridSpan w:val="4"/>
            <w:tcBorders>
              <w:top w:val="single" w:sz="4" w:space="0" w:color="auto"/>
              <w:left w:val="single" w:sz="4" w:space="0" w:color="auto"/>
              <w:bottom w:val="nil"/>
              <w:right w:val="single" w:sz="4" w:space="0" w:color="auto"/>
            </w:tcBorders>
          </w:tcPr>
          <w:p w14:paraId="711EBFCB" w14:textId="77777777" w:rsidR="00AB48EA" w:rsidRPr="00462B89" w:rsidDel="00064A45" w:rsidRDefault="00AB48EA" w:rsidP="00AB48EA">
            <w:pPr>
              <w:widowControl w:val="0"/>
              <w:autoSpaceDE w:val="0"/>
              <w:autoSpaceDN w:val="0"/>
              <w:adjustRightInd w:val="0"/>
              <w:spacing w:after="0"/>
              <w:ind w:right="400"/>
              <w:rPr>
                <w:rFonts w:cs="Calibri"/>
                <w:color w:val="000000"/>
              </w:rPr>
            </w:pPr>
            <w:proofErr w:type="spellStart"/>
            <w:r w:rsidRPr="00462B89">
              <w:rPr>
                <w:rFonts w:cs="Calibri"/>
                <w:color w:val="000000"/>
              </w:rPr>
              <w:t>HumanitarianResponse</w:t>
            </w:r>
            <w:proofErr w:type="spellEnd"/>
          </w:p>
        </w:tc>
        <w:tc>
          <w:tcPr>
            <w:tcW w:w="147" w:type="pct"/>
            <w:gridSpan w:val="2"/>
            <w:tcBorders>
              <w:top w:val="single" w:sz="4" w:space="0" w:color="auto"/>
              <w:left w:val="single" w:sz="4" w:space="0" w:color="auto"/>
              <w:bottom w:val="nil"/>
              <w:right w:val="single" w:sz="4" w:space="0" w:color="auto"/>
            </w:tcBorders>
          </w:tcPr>
          <w:p w14:paraId="43B0BEB0" w14:textId="77777777" w:rsidR="00AB48EA" w:rsidRPr="00462B89" w:rsidDel="00064A45" w:rsidRDefault="00AB48EA" w:rsidP="00AB48EA">
            <w:pPr>
              <w:widowControl w:val="0"/>
              <w:autoSpaceDE w:val="0"/>
              <w:autoSpaceDN w:val="0"/>
              <w:adjustRightInd w:val="0"/>
              <w:spacing w:after="0"/>
              <w:ind w:right="400"/>
              <w:rPr>
                <w:rFonts w:cs="Calibri"/>
                <w:color w:val="000000"/>
              </w:rPr>
            </w:pPr>
            <w:r w:rsidRPr="00462B89">
              <w:t>□</w:t>
            </w:r>
          </w:p>
        </w:tc>
        <w:tc>
          <w:tcPr>
            <w:tcW w:w="1757" w:type="pct"/>
            <w:gridSpan w:val="4"/>
            <w:tcBorders>
              <w:top w:val="single" w:sz="4" w:space="0" w:color="auto"/>
              <w:left w:val="single" w:sz="4" w:space="0" w:color="auto"/>
              <w:bottom w:val="nil"/>
            </w:tcBorders>
          </w:tcPr>
          <w:p w14:paraId="6E904E29" w14:textId="7600B574" w:rsidR="00AB48EA" w:rsidRPr="00462B89" w:rsidDel="00064A45" w:rsidRDefault="00AB48EA" w:rsidP="00AB48EA">
            <w:pPr>
              <w:widowControl w:val="0"/>
              <w:autoSpaceDE w:val="0"/>
              <w:autoSpaceDN w:val="0"/>
              <w:adjustRightInd w:val="0"/>
              <w:spacing w:after="0"/>
              <w:ind w:right="400"/>
              <w:rPr>
                <w:rFonts w:cs="Calibri"/>
                <w:color w:val="000000"/>
              </w:rPr>
            </w:pPr>
            <w:r w:rsidRPr="00462B89">
              <w:rPr>
                <w:color w:val="58585A" w:themeColor="background2"/>
                <w:sz w:val="20"/>
              </w:rPr>
              <w:t>[Other, Specify]</w:t>
            </w:r>
          </w:p>
        </w:tc>
      </w:tr>
      <w:tr w:rsidR="00AB48EA" w:rsidRPr="003500BA" w14:paraId="05E8C695" w14:textId="77777777" w:rsidTr="001D34CD">
        <w:trPr>
          <w:gridAfter w:val="1"/>
          <w:wAfter w:w="5" w:type="pct"/>
        </w:trPr>
        <w:tc>
          <w:tcPr>
            <w:tcW w:w="4995" w:type="pct"/>
            <w:gridSpan w:val="12"/>
            <w:tcBorders>
              <w:top w:val="nil"/>
              <w:bottom w:val="single" w:sz="4" w:space="0" w:color="auto"/>
            </w:tcBorders>
            <w:shd w:val="clear" w:color="auto" w:fill="9A9A9C"/>
          </w:tcPr>
          <w:p w14:paraId="5B667D7B" w14:textId="60DC185C" w:rsidR="00AB48EA" w:rsidRPr="00462B89" w:rsidRDefault="00AB48EA" w:rsidP="00AB48EA">
            <w:pPr>
              <w:widowControl w:val="0"/>
              <w:autoSpaceDE w:val="0"/>
              <w:autoSpaceDN w:val="0"/>
              <w:adjustRightInd w:val="0"/>
              <w:spacing w:after="0" w:line="240" w:lineRule="exact"/>
              <w:ind w:right="400"/>
              <w:rPr>
                <w:rFonts w:cs="Calibri"/>
                <w:b/>
                <w:color w:val="FFFFFF"/>
              </w:rPr>
            </w:pPr>
            <w:r w:rsidRPr="00462B89">
              <w:rPr>
                <w:rFonts w:cs="Calibri"/>
                <w:b/>
                <w:color w:val="FFFFFF"/>
              </w:rPr>
              <w:t xml:space="preserve">Data protection risk assessment </w:t>
            </w:r>
          </w:p>
        </w:tc>
      </w:tr>
      <w:tr w:rsidR="001D34CD" w:rsidRPr="003500BA" w14:paraId="55C59139" w14:textId="77777777" w:rsidTr="00564131">
        <w:trPr>
          <w:gridAfter w:val="1"/>
          <w:wAfter w:w="5" w:type="pct"/>
          <w:trHeight w:val="363"/>
        </w:trPr>
        <w:tc>
          <w:tcPr>
            <w:tcW w:w="1312" w:type="pct"/>
            <w:gridSpan w:val="2"/>
            <w:vMerge w:val="restart"/>
            <w:tcBorders>
              <w:top w:val="single" w:sz="4" w:space="0" w:color="auto"/>
              <w:left w:val="nil"/>
              <w:right w:val="nil"/>
            </w:tcBorders>
            <w:shd w:val="clear" w:color="auto" w:fill="D9D9D9" w:themeFill="background1" w:themeFillShade="D9"/>
          </w:tcPr>
          <w:p w14:paraId="16FB84C0" w14:textId="71874922" w:rsidR="00AB48EA" w:rsidRPr="00462B89" w:rsidRDefault="00AB48EA" w:rsidP="00AB48EA">
            <w:pPr>
              <w:pStyle w:val="Paragraphe"/>
            </w:pPr>
            <w:r w:rsidRPr="00462B89">
              <w:rPr>
                <w:shd w:val="clear" w:color="auto" w:fill="D9D9D9" w:themeFill="background1" w:themeFillShade="D9"/>
              </w:rPr>
              <w:t>Have you completed the</w:t>
            </w:r>
            <w:r w:rsidRPr="00462B89">
              <w:t xml:space="preserve"> </w:t>
            </w:r>
            <w:r w:rsidRPr="00462B89">
              <w:rPr>
                <w:shd w:val="clear" w:color="auto" w:fill="D9D9D9" w:themeFill="background1" w:themeFillShade="D9"/>
              </w:rPr>
              <w:t>Indicators Risk Assessment</w:t>
            </w:r>
            <w:r w:rsidRPr="00462B89">
              <w:t xml:space="preserve"> </w:t>
            </w:r>
            <w:r w:rsidRPr="00462B89">
              <w:rPr>
                <w:shd w:val="clear" w:color="auto" w:fill="D9D9D9" w:themeFill="background1" w:themeFillShade="D9"/>
              </w:rPr>
              <w:t xml:space="preserve">table below? </w:t>
            </w:r>
            <w:r w:rsidRPr="00462B89">
              <w:rPr>
                <w:shd w:val="clear" w:color="auto" w:fill="D9D9D9" w:themeFill="background1" w:themeFillShade="D9"/>
              </w:rPr>
              <w:tab/>
            </w:r>
          </w:p>
        </w:tc>
        <w:tc>
          <w:tcPr>
            <w:tcW w:w="120" w:type="pct"/>
            <w:tcBorders>
              <w:top w:val="single" w:sz="4" w:space="0" w:color="auto"/>
              <w:left w:val="nil"/>
              <w:bottom w:val="single" w:sz="4" w:space="0" w:color="auto"/>
              <w:right w:val="single" w:sz="4" w:space="0" w:color="auto"/>
            </w:tcBorders>
            <w:shd w:val="clear" w:color="auto" w:fill="auto"/>
          </w:tcPr>
          <w:p w14:paraId="08CDD5AD" w14:textId="111A3DAA" w:rsidR="00AB48EA" w:rsidRPr="00462B89" w:rsidRDefault="00724B6A" w:rsidP="00AB48EA">
            <w:pPr>
              <w:widowControl w:val="0"/>
              <w:tabs>
                <w:tab w:val="left" w:pos="3556"/>
              </w:tabs>
              <w:autoSpaceDE w:val="0"/>
              <w:autoSpaceDN w:val="0"/>
              <w:adjustRightInd w:val="0"/>
              <w:spacing w:after="0" w:line="240" w:lineRule="exact"/>
              <w:ind w:right="400"/>
              <w:rPr>
                <w:rFonts w:cs="Calibri"/>
                <w:bCs/>
              </w:rPr>
            </w:pPr>
            <w:r w:rsidRPr="00462B89">
              <w:rPr>
                <w:rFonts w:cs="Calibri"/>
                <w:bCs/>
              </w:rPr>
              <w:t>X</w:t>
            </w:r>
          </w:p>
        </w:tc>
        <w:tc>
          <w:tcPr>
            <w:tcW w:w="1674" w:type="pct"/>
            <w:gridSpan w:val="5"/>
            <w:tcBorders>
              <w:top w:val="single" w:sz="4" w:space="0" w:color="auto"/>
              <w:left w:val="single" w:sz="4" w:space="0" w:color="auto"/>
              <w:bottom w:val="single" w:sz="4" w:space="0" w:color="auto"/>
              <w:right w:val="single" w:sz="4" w:space="0" w:color="auto"/>
            </w:tcBorders>
            <w:shd w:val="clear" w:color="auto" w:fill="auto"/>
          </w:tcPr>
          <w:p w14:paraId="5B8AFD93" w14:textId="4279D24E" w:rsidR="00AB48EA" w:rsidRPr="00462B89" w:rsidRDefault="00AB48EA" w:rsidP="00AB48EA">
            <w:pPr>
              <w:pStyle w:val="Paragraphe"/>
            </w:pPr>
            <w:r w:rsidRPr="00462B89">
              <w:t>Yes</w:t>
            </w:r>
          </w:p>
        </w:tc>
        <w:tc>
          <w:tcPr>
            <w:tcW w:w="137" w:type="pct"/>
            <w:tcBorders>
              <w:top w:val="single" w:sz="4" w:space="0" w:color="auto"/>
              <w:left w:val="single" w:sz="4" w:space="0" w:color="auto"/>
              <w:bottom w:val="single" w:sz="4" w:space="0" w:color="auto"/>
              <w:right w:val="single" w:sz="4" w:space="0" w:color="auto"/>
            </w:tcBorders>
            <w:shd w:val="clear" w:color="auto" w:fill="auto"/>
          </w:tcPr>
          <w:p w14:paraId="7E2EE549" w14:textId="3C5AD844" w:rsidR="00AB48EA" w:rsidRPr="00462B89" w:rsidRDefault="00AB48EA" w:rsidP="00AB48EA">
            <w:pPr>
              <w:widowControl w:val="0"/>
              <w:tabs>
                <w:tab w:val="left" w:pos="3556"/>
              </w:tabs>
              <w:autoSpaceDE w:val="0"/>
              <w:autoSpaceDN w:val="0"/>
              <w:adjustRightInd w:val="0"/>
              <w:spacing w:after="0" w:line="240" w:lineRule="exact"/>
              <w:ind w:right="400"/>
              <w:rPr>
                <w:rFonts w:cs="Calibri"/>
                <w:b/>
                <w:color w:val="FFFFFF"/>
              </w:rPr>
            </w:pPr>
            <w:r w:rsidRPr="00462B89">
              <w:t>□</w:t>
            </w:r>
          </w:p>
        </w:tc>
        <w:tc>
          <w:tcPr>
            <w:tcW w:w="1751" w:type="pct"/>
            <w:gridSpan w:val="3"/>
            <w:tcBorders>
              <w:top w:val="single" w:sz="4" w:space="0" w:color="auto"/>
              <w:left w:val="single" w:sz="4" w:space="0" w:color="auto"/>
              <w:bottom w:val="single" w:sz="4" w:space="0" w:color="auto"/>
            </w:tcBorders>
            <w:shd w:val="clear" w:color="auto" w:fill="auto"/>
          </w:tcPr>
          <w:p w14:paraId="215F0813" w14:textId="7FDC5F2B" w:rsidR="00AB48EA" w:rsidRPr="00462B89" w:rsidRDefault="00AB48EA" w:rsidP="00AB48EA">
            <w:pPr>
              <w:pStyle w:val="Paragraphe"/>
            </w:pPr>
            <w:r w:rsidRPr="00462B89">
              <w:t>No</w:t>
            </w:r>
            <w:r w:rsidR="00F5454E" w:rsidRPr="00462B89">
              <w:t xml:space="preserve">, no information that potentially allows identification of individuals is to be collected. </w:t>
            </w:r>
          </w:p>
        </w:tc>
      </w:tr>
      <w:tr w:rsidR="00AB48EA" w:rsidRPr="003500BA" w14:paraId="05698D97" w14:textId="77777777" w:rsidTr="00564131">
        <w:trPr>
          <w:gridAfter w:val="1"/>
          <w:wAfter w:w="5" w:type="pct"/>
          <w:trHeight w:val="608"/>
        </w:trPr>
        <w:tc>
          <w:tcPr>
            <w:tcW w:w="1312" w:type="pct"/>
            <w:gridSpan w:val="2"/>
            <w:vMerge/>
            <w:tcBorders>
              <w:left w:val="nil"/>
              <w:bottom w:val="single" w:sz="4" w:space="0" w:color="auto"/>
              <w:right w:val="nil"/>
            </w:tcBorders>
            <w:shd w:val="clear" w:color="auto" w:fill="D9D9D9" w:themeFill="background1" w:themeFillShade="D9"/>
          </w:tcPr>
          <w:p w14:paraId="4310B760" w14:textId="77777777" w:rsidR="00AB48EA" w:rsidRPr="00462B89" w:rsidRDefault="00AB48EA" w:rsidP="00AB48EA">
            <w:pPr>
              <w:pStyle w:val="Paragraphe"/>
              <w:rPr>
                <w:shd w:val="clear" w:color="auto" w:fill="D9D9D9" w:themeFill="background1" w:themeFillShade="D9"/>
              </w:rPr>
            </w:pPr>
          </w:p>
        </w:tc>
        <w:tc>
          <w:tcPr>
            <w:tcW w:w="3683" w:type="pct"/>
            <w:gridSpan w:val="10"/>
            <w:tcBorders>
              <w:top w:val="single" w:sz="4" w:space="0" w:color="auto"/>
              <w:left w:val="nil"/>
              <w:bottom w:val="single" w:sz="4" w:space="0" w:color="auto"/>
            </w:tcBorders>
            <w:shd w:val="clear" w:color="auto" w:fill="auto"/>
          </w:tcPr>
          <w:p w14:paraId="7357ABDF" w14:textId="118B8FE1" w:rsidR="00AB48EA" w:rsidRPr="00462B89" w:rsidRDefault="005E79F4" w:rsidP="005E79F4">
            <w:pPr>
              <w:widowControl w:val="0"/>
              <w:tabs>
                <w:tab w:val="left" w:pos="3556"/>
              </w:tabs>
              <w:autoSpaceDE w:val="0"/>
              <w:autoSpaceDN w:val="0"/>
              <w:adjustRightInd w:val="0"/>
              <w:spacing w:after="0" w:line="240" w:lineRule="exact"/>
              <w:ind w:right="400"/>
              <w:rPr>
                <w:rFonts w:cs="Calibri"/>
                <w:b/>
                <w:color w:val="FFFFFF"/>
              </w:rPr>
            </w:pPr>
            <w:r w:rsidRPr="00462B89">
              <w:rPr>
                <w:color w:val="58585A" w:themeColor="background2"/>
                <w:sz w:val="20"/>
              </w:rPr>
              <w:t xml:space="preserve">[Please </w:t>
            </w:r>
            <w:r w:rsidR="00F5454E" w:rsidRPr="00462B89">
              <w:rPr>
                <w:color w:val="58585A" w:themeColor="background2"/>
                <w:sz w:val="20"/>
              </w:rPr>
              <w:t>complete</w:t>
            </w:r>
            <w:r w:rsidRPr="00462B89">
              <w:rPr>
                <w:color w:val="58585A" w:themeColor="background2"/>
                <w:sz w:val="20"/>
              </w:rPr>
              <w:t xml:space="preserve"> the first 4 columns in the Indicators Risk Assessment table below]</w:t>
            </w:r>
          </w:p>
        </w:tc>
      </w:tr>
      <w:tr w:rsidR="001D34CD" w:rsidRPr="003500BA" w14:paraId="33ABE790" w14:textId="77777777" w:rsidTr="00564131">
        <w:trPr>
          <w:gridAfter w:val="1"/>
          <w:wAfter w:w="5" w:type="pct"/>
          <w:trHeight w:val="206"/>
        </w:trPr>
        <w:tc>
          <w:tcPr>
            <w:tcW w:w="832" w:type="pct"/>
            <w:tcBorders>
              <w:top w:val="single" w:sz="4" w:space="0" w:color="auto"/>
              <w:bottom w:val="nil"/>
              <w:right w:val="single" w:sz="4" w:space="0" w:color="auto"/>
            </w:tcBorders>
            <w:shd w:val="clear" w:color="auto" w:fill="D9D9D9" w:themeFill="background1" w:themeFillShade="D9"/>
            <w:vAlign w:val="center"/>
          </w:tcPr>
          <w:p w14:paraId="3AFE6439" w14:textId="6BDB6A4D" w:rsidR="005E79F4" w:rsidRPr="00462B89" w:rsidRDefault="005E79F4" w:rsidP="005E79F4">
            <w:pPr>
              <w:pStyle w:val="Paragraphe"/>
              <w:jc w:val="center"/>
            </w:pPr>
            <w:r w:rsidRPr="00462B89">
              <w:rPr>
                <w:shd w:val="clear" w:color="auto" w:fill="D9D9D9" w:themeFill="background1" w:themeFillShade="D9"/>
              </w:rPr>
              <w:t>Risk indicator</w:t>
            </w:r>
          </w:p>
        </w:tc>
        <w:tc>
          <w:tcPr>
            <w:tcW w:w="821" w:type="pct"/>
            <w:gridSpan w:val="3"/>
            <w:tcBorders>
              <w:top w:val="single" w:sz="4" w:space="0" w:color="auto"/>
              <w:left w:val="single" w:sz="4" w:space="0" w:color="auto"/>
              <w:bottom w:val="nil"/>
              <w:right w:val="single" w:sz="4" w:space="0" w:color="auto"/>
            </w:tcBorders>
            <w:shd w:val="clear" w:color="auto" w:fill="D9D9D9" w:themeFill="background1" w:themeFillShade="D9"/>
            <w:vAlign w:val="center"/>
          </w:tcPr>
          <w:p w14:paraId="4C57ABF5" w14:textId="5B89EA88" w:rsidR="005E79F4" w:rsidRPr="00462B89" w:rsidRDefault="005E79F4" w:rsidP="005E79F4">
            <w:pPr>
              <w:pStyle w:val="Paragraphe"/>
              <w:jc w:val="center"/>
            </w:pPr>
            <w:r w:rsidRPr="00462B89">
              <w:rPr>
                <w:shd w:val="clear" w:color="auto" w:fill="D9D9D9" w:themeFill="background1" w:themeFillShade="D9"/>
              </w:rPr>
              <w:t>Type of</w:t>
            </w:r>
            <w:r w:rsidRPr="00462B89">
              <w:t xml:space="preserve"> </w:t>
            </w:r>
            <w:r w:rsidRPr="00462B89">
              <w:rPr>
                <w:shd w:val="clear" w:color="auto" w:fill="D9D9D9" w:themeFill="background1" w:themeFillShade="D9"/>
              </w:rPr>
              <w:t>identification risk</w:t>
            </w:r>
          </w:p>
        </w:tc>
        <w:tc>
          <w:tcPr>
            <w:tcW w:w="1011" w:type="pct"/>
            <w:tcBorders>
              <w:top w:val="single" w:sz="4" w:space="0" w:color="auto"/>
              <w:left w:val="single" w:sz="4" w:space="0" w:color="auto"/>
              <w:bottom w:val="nil"/>
              <w:right w:val="single" w:sz="4" w:space="0" w:color="auto"/>
            </w:tcBorders>
            <w:shd w:val="clear" w:color="auto" w:fill="D9D9D9" w:themeFill="background1" w:themeFillShade="D9"/>
            <w:vAlign w:val="center"/>
          </w:tcPr>
          <w:p w14:paraId="5A6CBA42" w14:textId="54F75D2A" w:rsidR="005E79F4" w:rsidRPr="00462B89" w:rsidRDefault="005E79F4" w:rsidP="005E79F4">
            <w:pPr>
              <w:pStyle w:val="Paragraphe"/>
              <w:jc w:val="center"/>
            </w:pPr>
            <w:r w:rsidRPr="00462B89">
              <w:rPr>
                <w:shd w:val="clear" w:color="auto" w:fill="D9D9D9" w:themeFill="background1" w:themeFillShade="D9"/>
              </w:rPr>
              <w:t>Disclosure</w:t>
            </w:r>
            <w:r w:rsidRPr="00462B89">
              <w:t xml:space="preserve"> </w:t>
            </w:r>
            <w:r w:rsidRPr="00462B89">
              <w:rPr>
                <w:shd w:val="clear" w:color="auto" w:fill="D9D9D9" w:themeFill="background1" w:themeFillShade="D9"/>
              </w:rPr>
              <w:t>implications</w:t>
            </w:r>
          </w:p>
        </w:tc>
        <w:tc>
          <w:tcPr>
            <w:tcW w:w="783" w:type="pct"/>
            <w:gridSpan w:val="5"/>
            <w:tcBorders>
              <w:top w:val="single" w:sz="4" w:space="0" w:color="auto"/>
              <w:left w:val="single" w:sz="4" w:space="0" w:color="auto"/>
              <w:bottom w:val="nil"/>
              <w:right w:val="single" w:sz="4" w:space="0" w:color="auto"/>
            </w:tcBorders>
            <w:shd w:val="clear" w:color="auto" w:fill="D9D9D9" w:themeFill="background1" w:themeFillShade="D9"/>
            <w:vAlign w:val="center"/>
          </w:tcPr>
          <w:p w14:paraId="1832512B" w14:textId="30BDF478" w:rsidR="005E79F4" w:rsidRPr="00462B89" w:rsidRDefault="005E79F4" w:rsidP="005E79F4">
            <w:pPr>
              <w:pStyle w:val="Paragraphe"/>
              <w:jc w:val="center"/>
            </w:pPr>
            <w:r w:rsidRPr="00462B89">
              <w:rPr>
                <w:shd w:val="clear" w:color="auto" w:fill="D9D9D9" w:themeFill="background1" w:themeFillShade="D9"/>
              </w:rPr>
              <w:t>Benefits</w:t>
            </w:r>
          </w:p>
        </w:tc>
        <w:tc>
          <w:tcPr>
            <w:tcW w:w="597" w:type="pct"/>
            <w:tcBorders>
              <w:top w:val="single" w:sz="4" w:space="0" w:color="auto"/>
              <w:left w:val="single" w:sz="4" w:space="0" w:color="auto"/>
              <w:bottom w:val="nil"/>
              <w:right w:val="single" w:sz="4" w:space="0" w:color="auto"/>
            </w:tcBorders>
            <w:shd w:val="clear" w:color="auto" w:fill="D2CBB8" w:themeFill="accent3"/>
            <w:vAlign w:val="center"/>
          </w:tcPr>
          <w:p w14:paraId="5D609445" w14:textId="2ED80B54" w:rsidR="005E79F4" w:rsidRPr="00462B89" w:rsidRDefault="005E79F4" w:rsidP="005E79F4">
            <w:pPr>
              <w:pStyle w:val="Paragraphe"/>
              <w:jc w:val="center"/>
              <w:rPr>
                <w:b/>
              </w:rPr>
            </w:pPr>
            <w:r w:rsidRPr="00462B89">
              <w:rPr>
                <w:b/>
                <w:shd w:val="clear" w:color="auto" w:fill="D2CBB8" w:themeFill="accent3"/>
              </w:rPr>
              <w:t>Class</w:t>
            </w:r>
          </w:p>
        </w:tc>
        <w:tc>
          <w:tcPr>
            <w:tcW w:w="951" w:type="pct"/>
            <w:tcBorders>
              <w:top w:val="single" w:sz="4" w:space="0" w:color="auto"/>
              <w:left w:val="single" w:sz="4" w:space="0" w:color="auto"/>
              <w:bottom w:val="nil"/>
            </w:tcBorders>
            <w:shd w:val="clear" w:color="auto" w:fill="D2CBB8" w:themeFill="accent3"/>
            <w:vAlign w:val="center"/>
          </w:tcPr>
          <w:p w14:paraId="060CC9F1" w14:textId="3137597A" w:rsidR="005E79F4" w:rsidRPr="00462B89" w:rsidRDefault="005E79F4" w:rsidP="005E79F4">
            <w:pPr>
              <w:pStyle w:val="Paragraphe"/>
              <w:jc w:val="center"/>
              <w:rPr>
                <w:b/>
              </w:rPr>
            </w:pPr>
            <w:r w:rsidRPr="00462B89">
              <w:rPr>
                <w:b/>
                <w:shd w:val="clear" w:color="auto" w:fill="D2CBB8" w:themeFill="accent3"/>
              </w:rPr>
              <w:t>Required mitigation</w:t>
            </w:r>
          </w:p>
        </w:tc>
      </w:tr>
      <w:tr w:rsidR="0030540E" w:rsidRPr="003500BA" w14:paraId="2356701F" w14:textId="77777777" w:rsidTr="009F6DB5">
        <w:trPr>
          <w:gridAfter w:val="1"/>
          <w:wAfter w:w="5" w:type="pct"/>
          <w:trHeight w:val="206"/>
        </w:trPr>
        <w:tc>
          <w:tcPr>
            <w:tcW w:w="832" w:type="pct"/>
            <w:tcBorders>
              <w:top w:val="single" w:sz="4" w:space="0" w:color="auto"/>
              <w:bottom w:val="nil"/>
              <w:right w:val="single" w:sz="4" w:space="0" w:color="auto"/>
            </w:tcBorders>
            <w:shd w:val="clear" w:color="auto" w:fill="auto"/>
          </w:tcPr>
          <w:p w14:paraId="6ACC8105" w14:textId="7B31845A" w:rsidR="0030540E" w:rsidRPr="00796581" w:rsidRDefault="008B6D6D" w:rsidP="009F6DB5">
            <w:pPr>
              <w:pStyle w:val="Paragraphe"/>
            </w:pPr>
            <w:r w:rsidRPr="00796581">
              <w:t xml:space="preserve">Key Informant </w:t>
            </w:r>
            <w:r w:rsidR="00E14829" w:rsidRPr="00796581">
              <w:t>jo</w:t>
            </w:r>
            <w:r w:rsidR="00C5005B" w:rsidRPr="00796581">
              <w:t>b</w:t>
            </w:r>
            <w:r w:rsidR="00E14829" w:rsidRPr="00796581">
              <w:t xml:space="preserve"> position and p</w:t>
            </w:r>
            <w:r w:rsidRPr="00796581">
              <w:t>hone number</w:t>
            </w:r>
          </w:p>
        </w:tc>
        <w:tc>
          <w:tcPr>
            <w:tcW w:w="821" w:type="pct"/>
            <w:gridSpan w:val="3"/>
            <w:tcBorders>
              <w:top w:val="single" w:sz="4" w:space="0" w:color="auto"/>
              <w:left w:val="single" w:sz="4" w:space="0" w:color="auto"/>
              <w:bottom w:val="nil"/>
              <w:right w:val="single" w:sz="4" w:space="0" w:color="auto"/>
            </w:tcBorders>
            <w:shd w:val="clear" w:color="auto" w:fill="auto"/>
          </w:tcPr>
          <w:p w14:paraId="427E9B38" w14:textId="680C144C" w:rsidR="0030540E" w:rsidRPr="00796581" w:rsidRDefault="008B6D6D" w:rsidP="009F6DB5">
            <w:pPr>
              <w:pStyle w:val="Paragraphe"/>
            </w:pPr>
            <w:r w:rsidRPr="00796581">
              <w:t>Direct contact/Identification of KI</w:t>
            </w:r>
          </w:p>
        </w:tc>
        <w:tc>
          <w:tcPr>
            <w:tcW w:w="1011" w:type="pct"/>
            <w:tcBorders>
              <w:top w:val="single" w:sz="4" w:space="0" w:color="auto"/>
              <w:left w:val="single" w:sz="4" w:space="0" w:color="auto"/>
              <w:bottom w:val="nil"/>
              <w:right w:val="single" w:sz="4" w:space="0" w:color="auto"/>
            </w:tcBorders>
            <w:shd w:val="clear" w:color="auto" w:fill="auto"/>
          </w:tcPr>
          <w:p w14:paraId="0E159DAC" w14:textId="54EB0BA0" w:rsidR="0030540E" w:rsidRPr="00796581" w:rsidRDefault="008B6D6D" w:rsidP="009F6DB5">
            <w:pPr>
              <w:pStyle w:val="Paragraphe"/>
            </w:pPr>
            <w:r w:rsidRPr="00796581">
              <w:t>Loss of privacy</w:t>
            </w:r>
          </w:p>
        </w:tc>
        <w:tc>
          <w:tcPr>
            <w:tcW w:w="783" w:type="pct"/>
            <w:gridSpan w:val="5"/>
            <w:tcBorders>
              <w:top w:val="single" w:sz="4" w:space="0" w:color="auto"/>
              <w:left w:val="single" w:sz="4" w:space="0" w:color="auto"/>
              <w:bottom w:val="nil"/>
              <w:right w:val="single" w:sz="4" w:space="0" w:color="auto"/>
            </w:tcBorders>
            <w:shd w:val="clear" w:color="auto" w:fill="auto"/>
          </w:tcPr>
          <w:p w14:paraId="6E4E794B" w14:textId="2728AA08" w:rsidR="0030540E" w:rsidRPr="00796581" w:rsidRDefault="008B6D6D" w:rsidP="009F6DB5">
            <w:pPr>
              <w:pStyle w:val="Paragraphe"/>
            </w:pPr>
            <w:r w:rsidRPr="00796581">
              <w:t>Follow up for data cleaning, where need to verify/request additional information</w:t>
            </w:r>
          </w:p>
        </w:tc>
        <w:tc>
          <w:tcPr>
            <w:tcW w:w="597" w:type="pct"/>
            <w:tcBorders>
              <w:top w:val="single" w:sz="4" w:space="0" w:color="auto"/>
              <w:left w:val="single" w:sz="4" w:space="0" w:color="auto"/>
              <w:bottom w:val="nil"/>
              <w:right w:val="single" w:sz="4" w:space="0" w:color="auto"/>
            </w:tcBorders>
            <w:shd w:val="clear" w:color="auto" w:fill="auto"/>
          </w:tcPr>
          <w:p w14:paraId="539019B9" w14:textId="1AA73EAC" w:rsidR="0030540E" w:rsidRPr="009F6DB5" w:rsidRDefault="008B6D6D" w:rsidP="009F6DB5">
            <w:pPr>
              <w:pStyle w:val="Paragraphe"/>
            </w:pPr>
            <w:r w:rsidRPr="009F6DB5">
              <w:t>B1</w:t>
            </w:r>
          </w:p>
        </w:tc>
        <w:tc>
          <w:tcPr>
            <w:tcW w:w="951" w:type="pct"/>
            <w:tcBorders>
              <w:top w:val="single" w:sz="4" w:space="0" w:color="auto"/>
              <w:left w:val="single" w:sz="4" w:space="0" w:color="auto"/>
              <w:bottom w:val="nil"/>
            </w:tcBorders>
            <w:shd w:val="clear" w:color="auto" w:fill="auto"/>
          </w:tcPr>
          <w:p w14:paraId="5A37A233" w14:textId="5823DF50" w:rsidR="0030540E" w:rsidRPr="009F6DB5" w:rsidRDefault="008B6D6D" w:rsidP="009F6DB5">
            <w:pPr>
              <w:pStyle w:val="Paragraphe"/>
            </w:pPr>
            <w:r w:rsidRPr="009F6DB5">
              <w:t>Deleted directly after verification/cleaning</w:t>
            </w:r>
          </w:p>
        </w:tc>
      </w:tr>
      <w:tr w:rsidR="007804CC" w:rsidRPr="003500BA" w14:paraId="64B52027" w14:textId="77777777" w:rsidTr="00564131">
        <w:trPr>
          <w:gridAfter w:val="1"/>
          <w:wAfter w:w="5" w:type="pct"/>
          <w:trHeight w:val="446"/>
        </w:trPr>
        <w:tc>
          <w:tcPr>
            <w:tcW w:w="832" w:type="pct"/>
            <w:tcBorders>
              <w:top w:val="single" w:sz="4" w:space="0" w:color="auto"/>
              <w:bottom w:val="single" w:sz="4" w:space="0" w:color="auto"/>
              <w:right w:val="single" w:sz="4" w:space="0" w:color="auto"/>
            </w:tcBorders>
            <w:shd w:val="clear" w:color="auto" w:fill="auto"/>
          </w:tcPr>
          <w:p w14:paraId="2A9758A1" w14:textId="10D84E53" w:rsidR="007804CC" w:rsidRPr="00462B89" w:rsidRDefault="007804CC" w:rsidP="007804CC">
            <w:pPr>
              <w:pStyle w:val="Paragraphe"/>
            </w:pPr>
            <w:r w:rsidRPr="00462B89">
              <w:rPr>
                <w:rFonts w:cs="Calibri"/>
                <w:color w:val="auto"/>
              </w:rPr>
              <w:t>GPS points of sampled households</w:t>
            </w:r>
          </w:p>
        </w:tc>
        <w:tc>
          <w:tcPr>
            <w:tcW w:w="821" w:type="pct"/>
            <w:gridSpan w:val="3"/>
            <w:tcBorders>
              <w:top w:val="single" w:sz="4" w:space="0" w:color="auto"/>
              <w:left w:val="single" w:sz="4" w:space="0" w:color="auto"/>
              <w:bottom w:val="single" w:sz="4" w:space="0" w:color="auto"/>
              <w:right w:val="single" w:sz="4" w:space="0" w:color="auto"/>
            </w:tcBorders>
            <w:shd w:val="clear" w:color="auto" w:fill="auto"/>
          </w:tcPr>
          <w:p w14:paraId="0B2FCF1D" w14:textId="700ED15B" w:rsidR="007804CC" w:rsidRPr="00462B89" w:rsidRDefault="007804CC" w:rsidP="007804CC">
            <w:pPr>
              <w:pStyle w:val="Paragraphe"/>
            </w:pPr>
            <w:r w:rsidRPr="00462B89">
              <w:t xml:space="preserve">Data could be used identify the location of </w:t>
            </w:r>
            <w:del w:id="1055" w:author="Juliette Cohen" w:date="2020-10-12T18:34:00Z">
              <w:r w:rsidRPr="00462B89" w:rsidDel="00913B0C">
                <w:delText>children</w:delText>
              </w:r>
            </w:del>
            <w:ins w:id="1056" w:author="Juliette Cohen" w:date="2020-10-12T18:34:00Z">
              <w:r w:rsidR="00913B0C">
                <w:t>children/youths</w:t>
              </w:r>
            </w:ins>
            <w:r w:rsidRPr="00462B89">
              <w:t xml:space="preserve"> with specific vulnerabilities,</w:t>
            </w:r>
          </w:p>
        </w:tc>
        <w:tc>
          <w:tcPr>
            <w:tcW w:w="1011" w:type="pct"/>
            <w:tcBorders>
              <w:top w:val="single" w:sz="4" w:space="0" w:color="auto"/>
              <w:left w:val="single" w:sz="4" w:space="0" w:color="auto"/>
              <w:bottom w:val="single" w:sz="4" w:space="0" w:color="auto"/>
              <w:right w:val="single" w:sz="4" w:space="0" w:color="auto"/>
            </w:tcBorders>
            <w:shd w:val="clear" w:color="auto" w:fill="auto"/>
          </w:tcPr>
          <w:p w14:paraId="44294EF8" w14:textId="038288D9" w:rsidR="007804CC" w:rsidRPr="00462B89" w:rsidRDefault="007804CC" w:rsidP="007804CC">
            <w:pPr>
              <w:pStyle w:val="Paragraphe"/>
            </w:pPr>
            <w:r w:rsidRPr="00462B89">
              <w:t xml:space="preserve">Targeting of vulnerable </w:t>
            </w:r>
            <w:del w:id="1057" w:author="Juliette Cohen" w:date="2020-10-12T18:34:00Z">
              <w:r w:rsidRPr="00462B89" w:rsidDel="00913B0C">
                <w:delText>children</w:delText>
              </w:r>
            </w:del>
            <w:ins w:id="1058" w:author="Juliette Cohen" w:date="2020-10-12T18:34:00Z">
              <w:r w:rsidR="00913B0C">
                <w:t>children/youths</w:t>
              </w:r>
            </w:ins>
            <w:r w:rsidRPr="00462B89">
              <w:t xml:space="preserve"> (for example, by trafficking groups)</w:t>
            </w:r>
          </w:p>
        </w:tc>
        <w:tc>
          <w:tcPr>
            <w:tcW w:w="783" w:type="pct"/>
            <w:gridSpan w:val="5"/>
            <w:tcBorders>
              <w:top w:val="single" w:sz="4" w:space="0" w:color="auto"/>
              <w:left w:val="single" w:sz="4" w:space="0" w:color="auto"/>
              <w:bottom w:val="single" w:sz="4" w:space="0" w:color="auto"/>
              <w:right w:val="single" w:sz="4" w:space="0" w:color="auto"/>
            </w:tcBorders>
            <w:shd w:val="clear" w:color="auto" w:fill="auto"/>
          </w:tcPr>
          <w:p w14:paraId="7FC76C36" w14:textId="1E2E915E" w:rsidR="007804CC" w:rsidRPr="00462B89" w:rsidRDefault="007804CC" w:rsidP="007804CC">
            <w:pPr>
              <w:pStyle w:val="Paragraphe"/>
            </w:pPr>
            <w:r w:rsidRPr="00462B89">
              <w:t>GPS points critical to allow for monitoring of enumerator team adherence to sampling protocols</w:t>
            </w:r>
            <w:r w:rsidR="008E796C" w:rsidRPr="00462B89">
              <w:t xml:space="preserve"> and will be deleted after data checking</w:t>
            </w: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208F57F1" w14:textId="25495773" w:rsidR="007804CC" w:rsidRPr="00462B89" w:rsidRDefault="007B55A5" w:rsidP="007804CC">
            <w:pPr>
              <w:pStyle w:val="Paragraphe"/>
            </w:pPr>
            <w:r w:rsidRPr="00462B89">
              <w:t>B1</w:t>
            </w:r>
          </w:p>
        </w:tc>
        <w:tc>
          <w:tcPr>
            <w:tcW w:w="951" w:type="pct"/>
            <w:tcBorders>
              <w:top w:val="single" w:sz="4" w:space="0" w:color="auto"/>
              <w:left w:val="single" w:sz="4" w:space="0" w:color="auto"/>
              <w:bottom w:val="single" w:sz="4" w:space="0" w:color="auto"/>
            </w:tcBorders>
            <w:shd w:val="clear" w:color="auto" w:fill="auto"/>
          </w:tcPr>
          <w:p w14:paraId="6B2AD187" w14:textId="4FA11C4E" w:rsidR="007804CC" w:rsidRPr="00462B89" w:rsidRDefault="007B55A5" w:rsidP="007804CC">
            <w:pPr>
              <w:pStyle w:val="Paragraphe"/>
            </w:pPr>
            <w:r w:rsidRPr="00462B89">
              <w:t xml:space="preserve">To be deleted once analysis and any necessary mapping have been completed, and before sharing any version of the dataset. </w:t>
            </w:r>
          </w:p>
        </w:tc>
      </w:tr>
      <w:tr w:rsidR="007804CC" w:rsidRPr="003500BA" w14:paraId="0F18D92A" w14:textId="77777777" w:rsidTr="001D34CD">
        <w:trPr>
          <w:gridAfter w:val="1"/>
          <w:wAfter w:w="5" w:type="pct"/>
        </w:trPr>
        <w:tc>
          <w:tcPr>
            <w:tcW w:w="4995" w:type="pct"/>
            <w:gridSpan w:val="12"/>
            <w:tcBorders>
              <w:top w:val="single" w:sz="4" w:space="0" w:color="auto"/>
              <w:bottom w:val="nil"/>
            </w:tcBorders>
            <w:shd w:val="clear" w:color="auto" w:fill="9A9A9C"/>
          </w:tcPr>
          <w:p w14:paraId="5174F647" w14:textId="77777777" w:rsidR="007804CC" w:rsidRPr="007C2E5D" w:rsidRDefault="007804CC" w:rsidP="007804CC">
            <w:pPr>
              <w:widowControl w:val="0"/>
              <w:autoSpaceDE w:val="0"/>
              <w:autoSpaceDN w:val="0"/>
              <w:adjustRightInd w:val="0"/>
              <w:spacing w:after="0" w:line="240" w:lineRule="exact"/>
              <w:ind w:right="400"/>
              <w:rPr>
                <w:rFonts w:cs="Calibri"/>
                <w:b/>
                <w:color w:val="000000"/>
              </w:rPr>
            </w:pPr>
            <w:r w:rsidRPr="007C2E5D">
              <w:rPr>
                <w:rFonts w:cs="Calibri"/>
                <w:b/>
                <w:color w:val="FFFFFF"/>
              </w:rPr>
              <w:t>Responsibilities</w:t>
            </w:r>
          </w:p>
        </w:tc>
      </w:tr>
      <w:tr w:rsidR="007804CC" w:rsidRPr="003500BA" w14:paraId="3EEFBF13" w14:textId="77777777" w:rsidTr="00564131">
        <w:trPr>
          <w:gridAfter w:val="1"/>
          <w:wAfter w:w="5" w:type="pct"/>
        </w:trPr>
        <w:tc>
          <w:tcPr>
            <w:tcW w:w="1312" w:type="pct"/>
            <w:gridSpan w:val="2"/>
            <w:tcBorders>
              <w:top w:val="nil"/>
              <w:bottom w:val="single" w:sz="4" w:space="0" w:color="auto"/>
            </w:tcBorders>
            <w:shd w:val="clear" w:color="auto" w:fill="DDDDDE"/>
          </w:tcPr>
          <w:p w14:paraId="474FCBCB" w14:textId="77777777" w:rsidR="007804CC" w:rsidRPr="007C2E5D" w:rsidRDefault="007804CC" w:rsidP="007804CC">
            <w:pPr>
              <w:widowControl w:val="0"/>
              <w:autoSpaceDE w:val="0"/>
              <w:autoSpaceDN w:val="0"/>
              <w:adjustRightInd w:val="0"/>
              <w:spacing w:after="0" w:line="240" w:lineRule="exact"/>
              <w:ind w:right="400"/>
              <w:rPr>
                <w:rFonts w:cs="Calibri"/>
                <w:color w:val="000000"/>
              </w:rPr>
            </w:pPr>
            <w:r w:rsidRPr="007C2E5D">
              <w:rPr>
                <w:rFonts w:cs="Calibri"/>
                <w:color w:val="000000"/>
              </w:rPr>
              <w:t>Data collection</w:t>
            </w:r>
          </w:p>
        </w:tc>
        <w:tc>
          <w:tcPr>
            <w:tcW w:w="3683" w:type="pct"/>
            <w:gridSpan w:val="10"/>
            <w:tcBorders>
              <w:top w:val="nil"/>
              <w:bottom w:val="single" w:sz="4" w:space="0" w:color="auto"/>
            </w:tcBorders>
          </w:tcPr>
          <w:p w14:paraId="5B49F2AD" w14:textId="05142122" w:rsidR="007804CC" w:rsidRPr="007C2E5D" w:rsidRDefault="0059761A" w:rsidP="007804CC">
            <w:pPr>
              <w:widowControl w:val="0"/>
              <w:autoSpaceDE w:val="0"/>
              <w:autoSpaceDN w:val="0"/>
              <w:adjustRightInd w:val="0"/>
              <w:spacing w:after="0"/>
              <w:ind w:right="400"/>
              <w:rPr>
                <w:rFonts w:cs="Calibri"/>
                <w:color w:val="58585A" w:themeColor="background2"/>
              </w:rPr>
            </w:pPr>
            <w:r w:rsidRPr="007C2E5D">
              <w:rPr>
                <w:rFonts w:cs="Calibri"/>
                <w:iCs/>
                <w:color w:val="58585A" w:themeColor="background2"/>
              </w:rPr>
              <w:t>Patrick Sayers</w:t>
            </w:r>
            <w:r w:rsidR="007804CC" w:rsidRPr="007C2E5D">
              <w:rPr>
                <w:rFonts w:cs="Calibri"/>
                <w:iCs/>
                <w:color w:val="58585A" w:themeColor="background2"/>
              </w:rPr>
              <w:t xml:space="preserve">, </w:t>
            </w:r>
            <w:r w:rsidRPr="007C2E5D">
              <w:rPr>
                <w:rFonts w:cs="Calibri"/>
                <w:iCs/>
                <w:color w:val="58585A" w:themeColor="background2"/>
              </w:rPr>
              <w:t>Research Manager</w:t>
            </w:r>
            <w:r w:rsidR="007804CC" w:rsidRPr="007C2E5D">
              <w:rPr>
                <w:rFonts w:cs="Calibri"/>
                <w:iCs/>
                <w:color w:val="58585A" w:themeColor="background2"/>
              </w:rPr>
              <w:t>,</w:t>
            </w:r>
            <w:r w:rsidRPr="007C2E5D">
              <w:rPr>
                <w:rFonts w:cs="Calibri"/>
                <w:iCs/>
                <w:color w:val="58585A" w:themeColor="background2"/>
              </w:rPr>
              <w:t xml:space="preserve"> </w:t>
            </w:r>
            <w:hyperlink r:id="rId16" w:history="1">
              <w:r w:rsidR="00B21C8D" w:rsidRPr="007C3F2D">
                <w:rPr>
                  <w:rStyle w:val="Hyperlink"/>
                  <w:rFonts w:cs="Calibri"/>
                  <w:iCs/>
                </w:rPr>
                <w:t>patrick.sayers@reach-initiative.org</w:t>
              </w:r>
            </w:hyperlink>
          </w:p>
        </w:tc>
      </w:tr>
      <w:tr w:rsidR="007804CC" w:rsidRPr="003500BA" w14:paraId="2D3155F8" w14:textId="77777777" w:rsidTr="00564131">
        <w:trPr>
          <w:gridAfter w:val="1"/>
          <w:wAfter w:w="5" w:type="pct"/>
        </w:trPr>
        <w:tc>
          <w:tcPr>
            <w:tcW w:w="1312" w:type="pct"/>
            <w:gridSpan w:val="2"/>
            <w:tcBorders>
              <w:top w:val="single" w:sz="4" w:space="0" w:color="auto"/>
              <w:bottom w:val="single" w:sz="4" w:space="0" w:color="auto"/>
            </w:tcBorders>
            <w:shd w:val="clear" w:color="auto" w:fill="DDDDDE"/>
          </w:tcPr>
          <w:p w14:paraId="0E8208C8" w14:textId="77777777" w:rsidR="007804CC" w:rsidRPr="007C2E5D" w:rsidDel="0019279D" w:rsidRDefault="007804CC" w:rsidP="007804CC">
            <w:pPr>
              <w:widowControl w:val="0"/>
              <w:autoSpaceDE w:val="0"/>
              <w:autoSpaceDN w:val="0"/>
              <w:adjustRightInd w:val="0"/>
              <w:spacing w:after="0" w:line="240" w:lineRule="exact"/>
              <w:ind w:right="400"/>
              <w:rPr>
                <w:rFonts w:cs="Calibri"/>
                <w:color w:val="000000"/>
              </w:rPr>
            </w:pPr>
            <w:r w:rsidRPr="007C2E5D">
              <w:rPr>
                <w:rFonts w:cs="Calibri"/>
                <w:color w:val="000000"/>
              </w:rPr>
              <w:t>Data cleaning</w:t>
            </w:r>
          </w:p>
        </w:tc>
        <w:tc>
          <w:tcPr>
            <w:tcW w:w="3683" w:type="pct"/>
            <w:gridSpan w:val="10"/>
            <w:tcBorders>
              <w:top w:val="single" w:sz="4" w:space="0" w:color="auto"/>
              <w:bottom w:val="single" w:sz="4" w:space="0" w:color="auto"/>
            </w:tcBorders>
          </w:tcPr>
          <w:p w14:paraId="2D97A212" w14:textId="1F9384A0" w:rsidR="007804CC" w:rsidRPr="007C2E5D" w:rsidRDefault="007804CC" w:rsidP="007804CC">
            <w:pPr>
              <w:widowControl w:val="0"/>
              <w:autoSpaceDE w:val="0"/>
              <w:autoSpaceDN w:val="0"/>
              <w:adjustRightInd w:val="0"/>
              <w:spacing w:after="0"/>
              <w:ind w:right="400"/>
              <w:rPr>
                <w:rFonts w:cs="Calibri"/>
                <w:i/>
                <w:color w:val="58585A" w:themeColor="background2"/>
              </w:rPr>
            </w:pPr>
            <w:r w:rsidRPr="007C2E5D">
              <w:rPr>
                <w:rFonts w:cs="Calibri"/>
                <w:iCs/>
                <w:color w:val="58585A" w:themeColor="background2"/>
              </w:rPr>
              <w:t xml:space="preserve">Zack Arno, GIS Specialist, </w:t>
            </w:r>
            <w:hyperlink r:id="rId17" w:history="1">
              <w:r w:rsidR="00B21C8D" w:rsidRPr="007C3F2D">
                <w:rPr>
                  <w:rStyle w:val="Hyperlink"/>
                  <w:rFonts w:cs="Calibri"/>
                  <w:iCs/>
                </w:rPr>
                <w:t>zack.arno@reach-initiative.org</w:t>
              </w:r>
            </w:hyperlink>
          </w:p>
        </w:tc>
      </w:tr>
      <w:tr w:rsidR="007804CC" w:rsidRPr="003500BA" w14:paraId="6BCA6716" w14:textId="77777777" w:rsidTr="00564131">
        <w:trPr>
          <w:gridAfter w:val="1"/>
          <w:wAfter w:w="5" w:type="pct"/>
        </w:trPr>
        <w:tc>
          <w:tcPr>
            <w:tcW w:w="1312" w:type="pct"/>
            <w:gridSpan w:val="2"/>
            <w:tcBorders>
              <w:top w:val="single" w:sz="4" w:space="0" w:color="auto"/>
              <w:bottom w:val="single" w:sz="4" w:space="0" w:color="auto"/>
            </w:tcBorders>
            <w:shd w:val="clear" w:color="auto" w:fill="DDDDDE"/>
          </w:tcPr>
          <w:p w14:paraId="58BBE53B" w14:textId="77777777" w:rsidR="007804CC" w:rsidRPr="007C2E5D" w:rsidDel="0019279D" w:rsidRDefault="007804CC" w:rsidP="007804CC">
            <w:pPr>
              <w:widowControl w:val="0"/>
              <w:autoSpaceDE w:val="0"/>
              <w:autoSpaceDN w:val="0"/>
              <w:adjustRightInd w:val="0"/>
              <w:spacing w:after="0" w:line="240" w:lineRule="exact"/>
              <w:ind w:right="400"/>
              <w:rPr>
                <w:rFonts w:cs="Calibri"/>
                <w:color w:val="000000"/>
              </w:rPr>
            </w:pPr>
            <w:r w:rsidRPr="007C2E5D">
              <w:rPr>
                <w:rFonts w:cs="Calibri"/>
                <w:color w:val="000000"/>
              </w:rPr>
              <w:t>Data analysis</w:t>
            </w:r>
          </w:p>
        </w:tc>
        <w:tc>
          <w:tcPr>
            <w:tcW w:w="3683" w:type="pct"/>
            <w:gridSpan w:val="10"/>
            <w:tcBorders>
              <w:top w:val="single" w:sz="4" w:space="0" w:color="auto"/>
              <w:bottom w:val="single" w:sz="4" w:space="0" w:color="auto"/>
            </w:tcBorders>
          </w:tcPr>
          <w:p w14:paraId="3B55F5FB" w14:textId="4E73E092" w:rsidR="007804CC" w:rsidRPr="007C2E5D" w:rsidRDefault="0059761A" w:rsidP="007804CC">
            <w:pPr>
              <w:widowControl w:val="0"/>
              <w:autoSpaceDE w:val="0"/>
              <w:autoSpaceDN w:val="0"/>
              <w:adjustRightInd w:val="0"/>
              <w:spacing w:after="0"/>
              <w:ind w:right="400"/>
              <w:rPr>
                <w:rFonts w:cs="Calibri"/>
                <w:i/>
                <w:color w:val="58585A" w:themeColor="background2"/>
              </w:rPr>
            </w:pPr>
            <w:r w:rsidRPr="007C2E5D">
              <w:rPr>
                <w:rFonts w:cs="Calibri"/>
                <w:iCs/>
                <w:color w:val="58585A" w:themeColor="background2"/>
              </w:rPr>
              <w:t>Patrick Sayers</w:t>
            </w:r>
            <w:r w:rsidR="007804CC" w:rsidRPr="007C2E5D">
              <w:rPr>
                <w:rFonts w:cs="Calibri"/>
                <w:iCs/>
                <w:color w:val="58585A" w:themeColor="background2"/>
              </w:rPr>
              <w:t xml:space="preserve"> and Zack Arno</w:t>
            </w:r>
          </w:p>
        </w:tc>
      </w:tr>
      <w:tr w:rsidR="007804CC" w:rsidRPr="003500BA" w14:paraId="6A7975E4" w14:textId="77777777" w:rsidTr="00564131">
        <w:trPr>
          <w:gridAfter w:val="1"/>
          <w:wAfter w:w="5" w:type="pct"/>
        </w:trPr>
        <w:tc>
          <w:tcPr>
            <w:tcW w:w="1312" w:type="pct"/>
            <w:gridSpan w:val="2"/>
            <w:tcBorders>
              <w:top w:val="single" w:sz="4" w:space="0" w:color="auto"/>
              <w:bottom w:val="single" w:sz="4" w:space="0" w:color="auto"/>
            </w:tcBorders>
            <w:shd w:val="clear" w:color="auto" w:fill="DDDDDE"/>
          </w:tcPr>
          <w:p w14:paraId="4EE1AD14" w14:textId="77777777" w:rsidR="007804CC" w:rsidRPr="007C2E5D" w:rsidRDefault="007804CC" w:rsidP="007804CC">
            <w:pPr>
              <w:widowControl w:val="0"/>
              <w:autoSpaceDE w:val="0"/>
              <w:autoSpaceDN w:val="0"/>
              <w:adjustRightInd w:val="0"/>
              <w:spacing w:after="0" w:line="240" w:lineRule="exact"/>
              <w:ind w:right="400"/>
              <w:rPr>
                <w:rFonts w:cs="Calibri"/>
                <w:color w:val="000000"/>
              </w:rPr>
            </w:pPr>
            <w:r w:rsidRPr="007C2E5D">
              <w:rPr>
                <w:rFonts w:cs="Calibri"/>
                <w:color w:val="000000"/>
              </w:rPr>
              <w:t>Data sharing/uploading</w:t>
            </w:r>
          </w:p>
        </w:tc>
        <w:tc>
          <w:tcPr>
            <w:tcW w:w="3683" w:type="pct"/>
            <w:gridSpan w:val="10"/>
            <w:tcBorders>
              <w:top w:val="single" w:sz="4" w:space="0" w:color="auto"/>
              <w:bottom w:val="single" w:sz="4" w:space="0" w:color="auto"/>
            </w:tcBorders>
          </w:tcPr>
          <w:p w14:paraId="42B9BC4C" w14:textId="4E7B1CE7" w:rsidR="007804CC" w:rsidRPr="007C2E5D" w:rsidRDefault="0059761A" w:rsidP="007804CC">
            <w:pPr>
              <w:widowControl w:val="0"/>
              <w:autoSpaceDE w:val="0"/>
              <w:autoSpaceDN w:val="0"/>
              <w:adjustRightInd w:val="0"/>
              <w:spacing w:after="0"/>
              <w:ind w:right="400"/>
              <w:rPr>
                <w:rFonts w:cs="Calibri"/>
                <w:i/>
                <w:color w:val="58585A" w:themeColor="background2"/>
              </w:rPr>
            </w:pPr>
            <w:r w:rsidRPr="007C2E5D">
              <w:rPr>
                <w:rFonts w:cs="Calibri"/>
                <w:iCs/>
                <w:color w:val="58585A" w:themeColor="background2"/>
              </w:rPr>
              <w:t>Patrick Sayers</w:t>
            </w:r>
            <w:r w:rsidR="007804CC" w:rsidRPr="007C2E5D">
              <w:rPr>
                <w:rFonts w:cs="Calibri"/>
                <w:iCs/>
                <w:color w:val="58585A" w:themeColor="background2"/>
              </w:rPr>
              <w:t xml:space="preserve"> </w:t>
            </w:r>
          </w:p>
        </w:tc>
      </w:tr>
    </w:tbl>
    <w:p w14:paraId="6956E6EF" w14:textId="2533C896" w:rsidR="0032208C" w:rsidRPr="00C13447" w:rsidRDefault="0032208C" w:rsidP="004E037B">
      <w:pPr>
        <w:pStyle w:val="Heading1"/>
        <w:rPr>
          <w:color w:val="000000" w:themeColor="text1"/>
          <w:shd w:val="clear" w:color="auto" w:fill="FFFFFF"/>
          <w:lang w:val="en-GB"/>
        </w:rPr>
      </w:pPr>
    </w:p>
    <w:sectPr w:rsidR="0032208C" w:rsidRPr="00C13447" w:rsidSect="00C13447">
      <w:headerReference w:type="default" r:id="rId18"/>
      <w:footerReference w:type="default" r:id="rId19"/>
      <w:footerReference w:type="first" r:id="rId20"/>
      <w:pgSz w:w="11906" w:h="16838"/>
      <w:pgMar w:top="993" w:right="991" w:bottom="1417" w:left="1134" w:header="720" w:footer="55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51D370" w14:textId="77777777" w:rsidR="00F85D53" w:rsidRDefault="00F85D53" w:rsidP="00880C87">
      <w:pPr>
        <w:spacing w:after="0" w:line="240" w:lineRule="auto"/>
      </w:pPr>
      <w:r>
        <w:separator/>
      </w:r>
    </w:p>
  </w:endnote>
  <w:endnote w:type="continuationSeparator" w:id="0">
    <w:p w14:paraId="1D64FD5F" w14:textId="77777777" w:rsidR="00F85D53" w:rsidRDefault="00F85D53" w:rsidP="0088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panose1 w:val="00000000000000000000"/>
    <w:charset w:val="00"/>
    <w:family w:val="modern"/>
    <w:notTrueType/>
    <w:pitch w:val="variable"/>
    <w:sig w:usb0="800000AF" w:usb1="4000204A"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Trade Gothic LT Std">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C9C3DD" w14:textId="28CB396E" w:rsidR="00EE3429" w:rsidRDefault="00EE3429" w:rsidP="006D5060">
    <w:pPr>
      <w:pStyle w:val="Header"/>
    </w:pP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EE3429" w14:paraId="7BE8B163" w14:textId="77777777" w:rsidTr="006D5060">
      <w:trPr>
        <w:trHeight w:val="236"/>
      </w:trPr>
      <w:tc>
        <w:tcPr>
          <w:tcW w:w="4869" w:type="dxa"/>
          <w:vAlign w:val="center"/>
        </w:tcPr>
        <w:p w14:paraId="1ABB7209" w14:textId="5791C292" w:rsidR="00EE3429" w:rsidRPr="008D4774" w:rsidRDefault="00EE3429" w:rsidP="006D5060">
          <w:pPr>
            <w:pStyle w:val="Footer"/>
            <w:jc w:val="left"/>
            <w:rPr>
              <w:i/>
            </w:rPr>
          </w:pPr>
          <w:r w:rsidRPr="006D5060">
            <w:rPr>
              <w:i/>
            </w:rPr>
            <w:t>www.reach-initiative.org</w:t>
          </w:r>
        </w:p>
      </w:tc>
      <w:tc>
        <w:tcPr>
          <w:tcW w:w="4866" w:type="dxa"/>
          <w:vAlign w:val="center"/>
        </w:tcPr>
        <w:p w14:paraId="40118A05" w14:textId="29E87EC4" w:rsidR="00EE3429" w:rsidRPr="008D4774" w:rsidRDefault="00EE3429" w:rsidP="006D5060">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C67BB5">
            <w:rPr>
              <w:i/>
              <w:noProof/>
            </w:rPr>
            <w:t>12</w:t>
          </w:r>
          <w:r w:rsidRPr="008D4774">
            <w:rPr>
              <w:i/>
              <w:noProof/>
            </w:rPr>
            <w:fldChar w:fldCharType="end"/>
          </w:r>
        </w:p>
      </w:tc>
    </w:tr>
  </w:tbl>
  <w:p w14:paraId="512ADC94" w14:textId="773C42B2" w:rsidR="00EE3429" w:rsidRPr="006D5060" w:rsidRDefault="00EE3429" w:rsidP="006D5060">
    <w:pPr>
      <w:pStyle w:val="Footer"/>
      <w:rPr>
        <w:i/>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EE3429" w:rsidRPr="008D4774" w14:paraId="132F9E8F" w14:textId="77777777" w:rsidTr="00621857">
      <w:trPr>
        <w:trHeight w:val="236"/>
      </w:trPr>
      <w:tc>
        <w:tcPr>
          <w:tcW w:w="4869" w:type="dxa"/>
          <w:vAlign w:val="center"/>
        </w:tcPr>
        <w:p w14:paraId="64E6CEAE" w14:textId="77777777" w:rsidR="00EE3429" w:rsidRPr="008D4774" w:rsidRDefault="00EE3429" w:rsidP="006D5060">
          <w:pPr>
            <w:pStyle w:val="Footer"/>
            <w:jc w:val="left"/>
            <w:rPr>
              <w:i/>
            </w:rPr>
          </w:pPr>
          <w:r w:rsidRPr="006D5060">
            <w:rPr>
              <w:i/>
            </w:rPr>
            <w:t>www.reach-initiative.org</w:t>
          </w:r>
        </w:p>
      </w:tc>
      <w:tc>
        <w:tcPr>
          <w:tcW w:w="4866" w:type="dxa"/>
          <w:vAlign w:val="center"/>
        </w:tcPr>
        <w:p w14:paraId="0593D3C3" w14:textId="370E135A" w:rsidR="00EE3429" w:rsidRPr="008D4774" w:rsidRDefault="00EE3429" w:rsidP="006D5060">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C67BB5">
            <w:rPr>
              <w:i/>
              <w:noProof/>
            </w:rPr>
            <w:t>1</w:t>
          </w:r>
          <w:r w:rsidRPr="008D4774">
            <w:rPr>
              <w:i/>
              <w:noProof/>
            </w:rPr>
            <w:fldChar w:fldCharType="end"/>
          </w:r>
        </w:p>
      </w:tc>
    </w:tr>
  </w:tbl>
  <w:p w14:paraId="142D2BF7" w14:textId="04038558" w:rsidR="00EE3429" w:rsidRPr="006D5060" w:rsidRDefault="00EE3429" w:rsidP="006D506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29DC0" w14:textId="77777777" w:rsidR="00F85D53" w:rsidRDefault="00F85D53" w:rsidP="00880C87">
      <w:pPr>
        <w:spacing w:after="0" w:line="240" w:lineRule="auto"/>
      </w:pPr>
      <w:r>
        <w:separator/>
      </w:r>
    </w:p>
  </w:footnote>
  <w:footnote w:type="continuationSeparator" w:id="0">
    <w:p w14:paraId="78AB7D75" w14:textId="77777777" w:rsidR="00F85D53" w:rsidRDefault="00F85D53" w:rsidP="00880C87">
      <w:pPr>
        <w:spacing w:after="0" w:line="240" w:lineRule="auto"/>
      </w:pPr>
      <w:r>
        <w:continuationSeparator/>
      </w:r>
    </w:p>
  </w:footnote>
  <w:footnote w:id="1">
    <w:p w14:paraId="57C2E56A" w14:textId="2FA01D69" w:rsidR="00EE3429" w:rsidRPr="006B0BDE" w:rsidRDefault="00EE3429">
      <w:pPr>
        <w:pStyle w:val="FootnoteText"/>
      </w:pPr>
      <w:r>
        <w:rPr>
          <w:rStyle w:val="FootnoteReference"/>
        </w:rPr>
        <w:footnoteRef/>
      </w:r>
      <w:r>
        <w:t xml:space="preserve"> </w:t>
      </w:r>
      <w:proofErr w:type="spellStart"/>
      <w:r>
        <w:t>Upazila</w:t>
      </w:r>
      <w:proofErr w:type="spellEnd"/>
      <w:r>
        <w:t xml:space="preserve"> is the 3</w:t>
      </w:r>
      <w:r w:rsidRPr="009F6DB5">
        <w:rPr>
          <w:vertAlign w:val="superscript"/>
        </w:rPr>
        <w:t>rd</w:t>
      </w:r>
      <w:r>
        <w:t xml:space="preserve"> level of administrative subdivisions in Bangladesh, it corresponds to sub-districts. Bangladesh has 4 main administrative subdivisions’ level: Divisions, Districts, Upazilas, Unions.</w:t>
      </w:r>
    </w:p>
  </w:footnote>
  <w:footnote w:id="2">
    <w:p w14:paraId="29EF3654" w14:textId="37B9B8F7" w:rsidR="00EE3429" w:rsidRDefault="00EE3429" w:rsidP="0030261A">
      <w:pPr>
        <w:pStyle w:val="CommentText"/>
      </w:pPr>
      <w:r>
        <w:rPr>
          <w:rStyle w:val="FootnoteReference"/>
        </w:rPr>
        <w:footnoteRef/>
      </w:r>
      <w:r>
        <w:t xml:space="preserve"> </w:t>
      </w:r>
      <w:r w:rsidRPr="00BD101E">
        <w:rPr>
          <w:rFonts w:ascii="Arial Narrow" w:hAnsi="Arial Narrow" w:cs="Times New Roman"/>
        </w:rPr>
        <w:t>This will include a 5% buffer for data quality purposes.</w:t>
      </w:r>
    </w:p>
    <w:p w14:paraId="1741B063" w14:textId="590410E7" w:rsidR="00EE3429" w:rsidRPr="0030261A" w:rsidRDefault="00EE3429">
      <w:pPr>
        <w:pStyle w:val="FootnoteText"/>
      </w:pPr>
    </w:p>
  </w:footnote>
  <w:footnote w:id="3">
    <w:p w14:paraId="7722FBE9" w14:textId="5419F6A0" w:rsidR="00EE3429" w:rsidRPr="002B244D" w:rsidRDefault="00EE3429">
      <w:pPr>
        <w:pStyle w:val="FootnoteText"/>
        <w:rPr>
          <w:sz w:val="16"/>
          <w:szCs w:val="16"/>
        </w:rPr>
      </w:pPr>
      <w:r>
        <w:rPr>
          <w:rStyle w:val="FootnoteReference"/>
        </w:rPr>
        <w:footnoteRef/>
      </w:r>
      <w:r>
        <w:t xml:space="preserve"> </w:t>
      </w:r>
      <w:r w:rsidRPr="002B244D">
        <w:rPr>
          <w:sz w:val="16"/>
          <w:szCs w:val="16"/>
        </w:rPr>
        <w:t xml:space="preserve">UNHCR population data and key demographic indicators. September 30, 2019  </w:t>
      </w:r>
    </w:p>
  </w:footnote>
  <w:footnote w:id="4">
    <w:p w14:paraId="08C658ED" w14:textId="133D13FB" w:rsidR="00EE3429" w:rsidRPr="002B244D" w:rsidRDefault="00EE3429">
      <w:pPr>
        <w:pStyle w:val="FootnoteText"/>
      </w:pPr>
      <w:r>
        <w:rPr>
          <w:rStyle w:val="FootnoteReference"/>
        </w:rPr>
        <w:footnoteRef/>
      </w:r>
      <w:r>
        <w:t xml:space="preserve"> </w:t>
      </w:r>
      <w:r>
        <w:rPr>
          <w:sz w:val="16"/>
          <w:szCs w:val="16"/>
        </w:rPr>
        <w:t xml:space="preserve">Cox’s Bazar Education Sector. Joint Education Needs Assessment: Rohingya Refugee in Cox’s Bazar, June 2018, p. 4. </w:t>
      </w:r>
      <w:r>
        <w:t xml:space="preserve"> </w:t>
      </w:r>
    </w:p>
  </w:footnote>
  <w:footnote w:id="5">
    <w:p w14:paraId="67689C7C" w14:textId="634F57BF" w:rsidR="00EE3429" w:rsidRPr="002B244D" w:rsidRDefault="00EE3429">
      <w:pPr>
        <w:pStyle w:val="FootnoteText"/>
      </w:pPr>
      <w:r>
        <w:rPr>
          <w:rStyle w:val="FootnoteReference"/>
        </w:rPr>
        <w:footnoteRef/>
      </w:r>
      <w:r>
        <w:t xml:space="preserve"> </w:t>
      </w:r>
      <w:r>
        <w:rPr>
          <w:sz w:val="16"/>
          <w:szCs w:val="16"/>
        </w:rPr>
        <w:t xml:space="preserve">Education Cannot Wait Facilitated Multi-Year </w:t>
      </w:r>
      <w:proofErr w:type="spellStart"/>
      <w:r>
        <w:rPr>
          <w:sz w:val="16"/>
          <w:szCs w:val="16"/>
        </w:rPr>
        <w:t>Reslience</w:t>
      </w:r>
      <w:proofErr w:type="spellEnd"/>
      <w:r>
        <w:rPr>
          <w:sz w:val="16"/>
          <w:szCs w:val="16"/>
        </w:rPr>
        <w:t xml:space="preserve"> Programme, 2018-2020, p. 7 </w:t>
      </w:r>
      <w:r>
        <w:t xml:space="preserve"> </w:t>
      </w:r>
    </w:p>
  </w:footnote>
  <w:footnote w:id="6">
    <w:p w14:paraId="7FFBC485" w14:textId="7ECD74FD" w:rsidR="00EE3429" w:rsidRPr="002B244D" w:rsidRDefault="00EE3429">
      <w:pPr>
        <w:pStyle w:val="FootnoteText"/>
      </w:pPr>
      <w:r>
        <w:rPr>
          <w:rStyle w:val="FootnoteReference"/>
        </w:rPr>
        <w:footnoteRef/>
      </w:r>
      <w:r>
        <w:t xml:space="preserve"> </w:t>
      </w:r>
      <w:r>
        <w:rPr>
          <w:sz w:val="16"/>
          <w:szCs w:val="16"/>
        </w:rPr>
        <w:t xml:space="preserve">REACH / ISCG. </w:t>
      </w:r>
      <w:r>
        <w:rPr>
          <w:i/>
          <w:iCs/>
          <w:sz w:val="16"/>
          <w:szCs w:val="16"/>
        </w:rPr>
        <w:t xml:space="preserve">Joint Multi-Sector Needs Assessment: Host Communities in </w:t>
      </w:r>
      <w:proofErr w:type="spellStart"/>
      <w:r>
        <w:rPr>
          <w:i/>
          <w:iCs/>
          <w:sz w:val="16"/>
          <w:szCs w:val="16"/>
        </w:rPr>
        <w:t>Ukhiya</w:t>
      </w:r>
      <w:proofErr w:type="spellEnd"/>
      <w:r>
        <w:rPr>
          <w:i/>
          <w:iCs/>
          <w:sz w:val="16"/>
          <w:szCs w:val="16"/>
        </w:rPr>
        <w:t xml:space="preserve"> and </w:t>
      </w:r>
      <w:proofErr w:type="spellStart"/>
      <w:r>
        <w:rPr>
          <w:i/>
          <w:iCs/>
          <w:sz w:val="16"/>
          <w:szCs w:val="16"/>
        </w:rPr>
        <w:t>Teknaf</w:t>
      </w:r>
      <w:proofErr w:type="spellEnd"/>
      <w:r>
        <w:rPr>
          <w:i/>
          <w:iCs/>
          <w:sz w:val="16"/>
          <w:szCs w:val="16"/>
        </w:rPr>
        <w:t xml:space="preserve">. </w:t>
      </w:r>
      <w:r>
        <w:rPr>
          <w:sz w:val="16"/>
          <w:szCs w:val="16"/>
        </w:rPr>
        <w:t xml:space="preserve">Analysis Tables. October 2019 </w:t>
      </w:r>
      <w:r>
        <w:t xml:space="preserve"> </w:t>
      </w:r>
    </w:p>
  </w:footnote>
  <w:footnote w:id="7">
    <w:p w14:paraId="3387132A" w14:textId="2428E54F" w:rsidR="00EE3429" w:rsidRPr="00CE0C20" w:rsidRDefault="00EE3429">
      <w:pPr>
        <w:pStyle w:val="FootnoteText"/>
      </w:pPr>
      <w:r>
        <w:rPr>
          <w:rStyle w:val="FootnoteReference"/>
        </w:rPr>
        <w:footnoteRef/>
      </w:r>
      <w:r>
        <w:t xml:space="preserve"> </w:t>
      </w:r>
      <w:r>
        <w:rPr>
          <w:sz w:val="16"/>
          <w:szCs w:val="16"/>
        </w:rPr>
        <w:t xml:space="preserve">Cox’s Bazar Education Sector. 5Ws. September 2019. The estimated 5,000 facilities are inclusive of learning centres, mobile learning, home-based learning, and other types of facilities </w:t>
      </w:r>
      <w:r>
        <w:t xml:space="preserve"> </w:t>
      </w:r>
    </w:p>
  </w:footnote>
  <w:footnote w:id="8">
    <w:p w14:paraId="61BE10CE" w14:textId="49015999" w:rsidR="00EE3429" w:rsidRPr="00CE0C20" w:rsidRDefault="00EE3429">
      <w:pPr>
        <w:pStyle w:val="FootnoteText"/>
      </w:pPr>
      <w:r>
        <w:rPr>
          <w:rStyle w:val="FootnoteReference"/>
        </w:rPr>
        <w:footnoteRef/>
      </w:r>
      <w:r>
        <w:t xml:space="preserve"> </w:t>
      </w:r>
      <w:r>
        <w:rPr>
          <w:sz w:val="16"/>
          <w:szCs w:val="16"/>
        </w:rPr>
        <w:t xml:space="preserve">REACH / Cox’s Bazar Education Sector. </w:t>
      </w:r>
      <w:r>
        <w:rPr>
          <w:i/>
          <w:iCs/>
          <w:sz w:val="16"/>
          <w:szCs w:val="16"/>
        </w:rPr>
        <w:t xml:space="preserve">Education Needs Assessment. </w:t>
      </w:r>
      <w:r>
        <w:rPr>
          <w:sz w:val="16"/>
          <w:szCs w:val="16"/>
        </w:rPr>
        <w:t xml:space="preserve">March 2019. </w:t>
      </w:r>
      <w:r>
        <w:t xml:space="preserve"> </w:t>
      </w:r>
    </w:p>
  </w:footnote>
  <w:footnote w:id="9">
    <w:p w14:paraId="3CE5EA38" w14:textId="7CD96B0D" w:rsidR="00EE3429" w:rsidRPr="00CE0C20" w:rsidRDefault="00EE3429">
      <w:pPr>
        <w:pStyle w:val="FootnoteText"/>
      </w:pPr>
      <w:r>
        <w:rPr>
          <w:rStyle w:val="FootnoteReference"/>
        </w:rPr>
        <w:footnoteRef/>
      </w:r>
      <w:r>
        <w:t xml:space="preserve"> </w:t>
      </w:r>
      <w:r>
        <w:rPr>
          <w:sz w:val="16"/>
          <w:szCs w:val="16"/>
        </w:rPr>
        <w:t xml:space="preserve">Human Rights Watch. </w:t>
      </w:r>
      <w:r>
        <w:rPr>
          <w:i/>
          <w:iCs/>
          <w:sz w:val="16"/>
          <w:szCs w:val="16"/>
        </w:rPr>
        <w:t xml:space="preserve">“Are We Not Human?” Denial of Education for </w:t>
      </w:r>
      <w:proofErr w:type="spellStart"/>
      <w:r>
        <w:rPr>
          <w:i/>
          <w:iCs/>
          <w:sz w:val="16"/>
          <w:szCs w:val="16"/>
        </w:rPr>
        <w:t>Rohingya</w:t>
      </w:r>
      <w:proofErr w:type="spellEnd"/>
      <w:r>
        <w:rPr>
          <w:i/>
          <w:iCs/>
          <w:sz w:val="16"/>
          <w:szCs w:val="16"/>
        </w:rPr>
        <w:t xml:space="preserve"> Refugee Children in Bangladesh</w:t>
      </w:r>
      <w:r>
        <w:rPr>
          <w:sz w:val="16"/>
          <w:szCs w:val="16"/>
        </w:rPr>
        <w:t xml:space="preserve">. December 2019 </w:t>
      </w:r>
      <w:r>
        <w:t xml:space="preserve"> </w:t>
      </w:r>
    </w:p>
  </w:footnote>
  <w:footnote w:id="10">
    <w:p w14:paraId="5F9F2E27" w14:textId="35AF68E2" w:rsidR="00EE3429" w:rsidRPr="0030179A" w:rsidRDefault="00EE3429" w:rsidP="009C7B43">
      <w:pPr>
        <w:pStyle w:val="FootnoteText"/>
        <w:rPr>
          <w:lang w:val="en-US"/>
        </w:rPr>
      </w:pPr>
      <w:r w:rsidRPr="009F6DB5">
        <w:rPr>
          <w:rStyle w:val="FootnoteReference"/>
          <w:sz w:val="16"/>
          <w:szCs w:val="16"/>
        </w:rPr>
        <w:footnoteRef/>
      </w:r>
      <w:r w:rsidRPr="009F6DB5">
        <w:rPr>
          <w:sz w:val="16"/>
          <w:szCs w:val="16"/>
        </w:rPr>
        <w:t xml:space="preserve"> </w:t>
      </w:r>
      <w:r>
        <w:rPr>
          <w:sz w:val="16"/>
          <w:szCs w:val="16"/>
        </w:rPr>
        <w:t xml:space="preserve">The </w:t>
      </w:r>
      <w:r w:rsidRPr="009F6DB5">
        <w:rPr>
          <w:sz w:val="16"/>
          <w:szCs w:val="16"/>
        </w:rPr>
        <w:t>LCFA has been introduced by the Education Sector in 2018 within the camps as an alternative education curriculum, outlining a set of learning competencies across four developmental levels equivalency from pre-primary to grade eight (levels I-IV), covering English, Myanmar language, Mathematics, Life Skills and Science.</w:t>
      </w:r>
    </w:p>
  </w:footnote>
  <w:footnote w:id="11">
    <w:p w14:paraId="69C22D90" w14:textId="328496B1" w:rsidR="00EE3429" w:rsidRPr="005840ED" w:rsidRDefault="00EE3429">
      <w:pPr>
        <w:pStyle w:val="FootnoteText"/>
        <w:rPr>
          <w:lang w:val="en-US"/>
        </w:rPr>
      </w:pPr>
      <w:r>
        <w:rPr>
          <w:rStyle w:val="FootnoteReference"/>
        </w:rPr>
        <w:footnoteRef/>
      </w:r>
      <w:r>
        <w:t xml:space="preserve"> </w:t>
      </w:r>
      <w:r>
        <w:rPr>
          <w:sz w:val="16"/>
          <w:szCs w:val="16"/>
        </w:rPr>
        <w:t xml:space="preserve">REACH. </w:t>
      </w:r>
      <w:r w:rsidRPr="005840ED">
        <w:rPr>
          <w:i/>
          <w:iCs/>
          <w:sz w:val="16"/>
          <w:szCs w:val="16"/>
        </w:rPr>
        <w:t>COVID-19 Distance Learning in Cox's Bazar District</w:t>
      </w:r>
      <w:r>
        <w:rPr>
          <w:i/>
          <w:iCs/>
          <w:sz w:val="16"/>
          <w:szCs w:val="16"/>
        </w:rPr>
        <w:t xml:space="preserve">: Host Communities in 8 </w:t>
      </w:r>
      <w:proofErr w:type="spellStart"/>
      <w:r>
        <w:rPr>
          <w:i/>
          <w:iCs/>
          <w:sz w:val="16"/>
          <w:szCs w:val="16"/>
        </w:rPr>
        <w:t>upazilas</w:t>
      </w:r>
      <w:proofErr w:type="spellEnd"/>
      <w:r>
        <w:rPr>
          <w:sz w:val="16"/>
          <w:szCs w:val="16"/>
        </w:rPr>
        <w:t xml:space="preserve">. June 2020 </w:t>
      </w:r>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B0155" w14:textId="6DE732A6" w:rsidR="00EE3429" w:rsidRPr="006D5060" w:rsidRDefault="00EE3429" w:rsidP="004761D9">
    <w:pPr>
      <w:jc w:val="right"/>
      <w:rPr>
        <w:b/>
        <w:i/>
        <w:color w:val="58585A" w:themeColor="background2"/>
        <w:sz w:val="16"/>
        <w:szCs w:val="18"/>
      </w:rPr>
    </w:pPr>
    <w:r w:rsidRPr="00AA138A">
      <w:rPr>
        <w:b/>
        <w:i/>
        <w:noProof/>
        <w:color w:val="58585A" w:themeColor="background2"/>
        <w:sz w:val="20"/>
      </w:rPr>
      <w:t>Education</w:t>
    </w:r>
    <w:r>
      <w:rPr>
        <w:b/>
        <w:i/>
        <w:noProof/>
        <w:color w:val="58585A" w:themeColor="background2"/>
        <w:sz w:val="20"/>
      </w:rPr>
      <w:t xml:space="preserve"> Sector</w:t>
    </w:r>
    <w:r w:rsidRPr="00AA138A">
      <w:rPr>
        <w:b/>
        <w:i/>
        <w:noProof/>
        <w:color w:val="58585A" w:themeColor="background2"/>
        <w:sz w:val="20"/>
      </w:rPr>
      <w:t xml:space="preserve"> Assessment</w:t>
    </w:r>
    <w:r w:rsidRPr="006D5060">
      <w:rPr>
        <w:b/>
        <w:i/>
        <w:noProof/>
        <w:color w:val="58585A" w:themeColor="background2"/>
        <w:sz w:val="20"/>
      </w:rPr>
      <w:t xml:space="preserve">, </w:t>
    </w:r>
    <w:r>
      <w:rPr>
        <w:b/>
        <w:i/>
        <w:noProof/>
        <w:color w:val="58585A" w:themeColor="background2"/>
        <w:sz w:val="20"/>
      </w:rPr>
      <w:t>August 2020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60820"/>
    <w:multiLevelType w:val="hybridMultilevel"/>
    <w:tmpl w:val="B59C9E5C"/>
    <w:lvl w:ilvl="0" w:tplc="0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72FAC"/>
    <w:multiLevelType w:val="hybridMultilevel"/>
    <w:tmpl w:val="34306D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2B3FE8"/>
    <w:multiLevelType w:val="hybridMultilevel"/>
    <w:tmpl w:val="F5765AF8"/>
    <w:lvl w:ilvl="0" w:tplc="073ABED8">
      <w:start w:val="3"/>
      <w:numFmt w:val="bullet"/>
      <w:lvlText w:val="-"/>
      <w:lvlJc w:val="left"/>
      <w:pPr>
        <w:ind w:left="720" w:hanging="360"/>
      </w:pPr>
      <w:rPr>
        <w:rFonts w:ascii="Cambria" w:eastAsia="Cambria"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43A1D"/>
    <w:multiLevelType w:val="hybridMultilevel"/>
    <w:tmpl w:val="7C786C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32702B"/>
    <w:multiLevelType w:val="hybridMultilevel"/>
    <w:tmpl w:val="BF8CEA0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F514BA"/>
    <w:multiLevelType w:val="hybridMultilevel"/>
    <w:tmpl w:val="CFAEC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C46EF9"/>
    <w:multiLevelType w:val="hybridMultilevel"/>
    <w:tmpl w:val="576E8CC2"/>
    <w:lvl w:ilvl="0" w:tplc="E11816EA">
      <w:numFmt w:val="bullet"/>
      <w:lvlText w:val="-"/>
      <w:lvlJc w:val="left"/>
      <w:pPr>
        <w:ind w:left="720" w:hanging="360"/>
      </w:pPr>
      <w:rPr>
        <w:rFonts w:ascii="Cambria" w:eastAsia="Cambria"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D07563"/>
    <w:multiLevelType w:val="hybridMultilevel"/>
    <w:tmpl w:val="57E0A26E"/>
    <w:lvl w:ilvl="0" w:tplc="A776EF00">
      <w:start w:val="8"/>
      <w:numFmt w:val="bullet"/>
      <w:lvlText w:val="-"/>
      <w:lvlJc w:val="left"/>
      <w:pPr>
        <w:ind w:left="720" w:hanging="360"/>
      </w:pPr>
      <w:rPr>
        <w:rFonts w:ascii="Cambria" w:eastAsia="Cambria" w:hAnsi="Cambria"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A362293"/>
    <w:multiLevelType w:val="hybridMultilevel"/>
    <w:tmpl w:val="036246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C7202"/>
    <w:multiLevelType w:val="hybridMultilevel"/>
    <w:tmpl w:val="9454C2B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DC684B"/>
    <w:multiLevelType w:val="hybridMultilevel"/>
    <w:tmpl w:val="C25A7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2964F7"/>
    <w:multiLevelType w:val="hybridMultilevel"/>
    <w:tmpl w:val="4CB07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E6151C"/>
    <w:multiLevelType w:val="hybridMultilevel"/>
    <w:tmpl w:val="C254C4FC"/>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B862A0"/>
    <w:multiLevelType w:val="multilevel"/>
    <w:tmpl w:val="4114E9D6"/>
    <w:lvl w:ilvl="0">
      <w:start w:val="2"/>
      <w:numFmt w:val="decimal"/>
      <w:lvlText w:val="%1."/>
      <w:lvlJc w:val="left"/>
      <w:pPr>
        <w:ind w:left="360" w:hanging="360"/>
      </w:pPr>
      <w:rPr>
        <w:rFonts w:eastAsiaTheme="majorEastAsia" w:cstheme="majorBidi" w:hint="default"/>
        <w:b/>
        <w:color w:val="58585A"/>
        <w:sz w:val="24"/>
      </w:rPr>
    </w:lvl>
    <w:lvl w:ilvl="1">
      <w:start w:val="1"/>
      <w:numFmt w:val="decimal"/>
      <w:lvlText w:val="%1.%2."/>
      <w:lvlJc w:val="left"/>
      <w:pPr>
        <w:ind w:left="360" w:hanging="360"/>
      </w:pPr>
      <w:rPr>
        <w:rFonts w:eastAsiaTheme="majorEastAsia" w:cstheme="majorBidi" w:hint="default"/>
        <w:b/>
        <w:color w:val="auto"/>
        <w:sz w:val="24"/>
      </w:rPr>
    </w:lvl>
    <w:lvl w:ilvl="2">
      <w:start w:val="1"/>
      <w:numFmt w:val="decimal"/>
      <w:lvlText w:val="%1.%2.%3."/>
      <w:lvlJc w:val="left"/>
      <w:pPr>
        <w:ind w:left="720" w:hanging="720"/>
      </w:pPr>
      <w:rPr>
        <w:rFonts w:eastAsiaTheme="majorEastAsia" w:cstheme="majorBidi" w:hint="default"/>
        <w:b/>
        <w:color w:val="58585A"/>
        <w:sz w:val="24"/>
      </w:rPr>
    </w:lvl>
    <w:lvl w:ilvl="3">
      <w:start w:val="1"/>
      <w:numFmt w:val="decimal"/>
      <w:lvlText w:val="%1.%2.%3.%4."/>
      <w:lvlJc w:val="left"/>
      <w:pPr>
        <w:ind w:left="720" w:hanging="720"/>
      </w:pPr>
      <w:rPr>
        <w:rFonts w:eastAsiaTheme="majorEastAsia" w:cstheme="majorBidi" w:hint="default"/>
        <w:b/>
        <w:color w:val="58585A"/>
        <w:sz w:val="24"/>
      </w:rPr>
    </w:lvl>
    <w:lvl w:ilvl="4">
      <w:start w:val="1"/>
      <w:numFmt w:val="decimal"/>
      <w:lvlText w:val="%1.%2.%3.%4.%5."/>
      <w:lvlJc w:val="left"/>
      <w:pPr>
        <w:ind w:left="1080" w:hanging="1080"/>
      </w:pPr>
      <w:rPr>
        <w:rFonts w:eastAsiaTheme="majorEastAsia" w:cstheme="majorBidi" w:hint="default"/>
        <w:b/>
        <w:color w:val="58585A"/>
        <w:sz w:val="24"/>
      </w:rPr>
    </w:lvl>
    <w:lvl w:ilvl="5">
      <w:start w:val="1"/>
      <w:numFmt w:val="decimal"/>
      <w:lvlText w:val="%1.%2.%3.%4.%5.%6."/>
      <w:lvlJc w:val="left"/>
      <w:pPr>
        <w:ind w:left="1080" w:hanging="1080"/>
      </w:pPr>
      <w:rPr>
        <w:rFonts w:eastAsiaTheme="majorEastAsia" w:cstheme="majorBidi" w:hint="default"/>
        <w:b/>
        <w:color w:val="58585A"/>
        <w:sz w:val="24"/>
      </w:rPr>
    </w:lvl>
    <w:lvl w:ilvl="6">
      <w:start w:val="1"/>
      <w:numFmt w:val="decimal"/>
      <w:lvlText w:val="%1.%2.%3.%4.%5.%6.%7."/>
      <w:lvlJc w:val="left"/>
      <w:pPr>
        <w:ind w:left="1080" w:hanging="1080"/>
      </w:pPr>
      <w:rPr>
        <w:rFonts w:eastAsiaTheme="majorEastAsia" w:cstheme="majorBidi" w:hint="default"/>
        <w:b/>
        <w:color w:val="58585A"/>
        <w:sz w:val="24"/>
      </w:rPr>
    </w:lvl>
    <w:lvl w:ilvl="7">
      <w:start w:val="1"/>
      <w:numFmt w:val="decimal"/>
      <w:lvlText w:val="%1.%2.%3.%4.%5.%6.%7.%8."/>
      <w:lvlJc w:val="left"/>
      <w:pPr>
        <w:ind w:left="1440" w:hanging="1440"/>
      </w:pPr>
      <w:rPr>
        <w:rFonts w:eastAsiaTheme="majorEastAsia" w:cstheme="majorBidi" w:hint="default"/>
        <w:b/>
        <w:color w:val="58585A"/>
        <w:sz w:val="24"/>
      </w:rPr>
    </w:lvl>
    <w:lvl w:ilvl="8">
      <w:start w:val="1"/>
      <w:numFmt w:val="decimal"/>
      <w:lvlText w:val="%1.%2.%3.%4.%5.%6.%7.%8.%9."/>
      <w:lvlJc w:val="left"/>
      <w:pPr>
        <w:ind w:left="1440" w:hanging="1440"/>
      </w:pPr>
      <w:rPr>
        <w:rFonts w:eastAsiaTheme="majorEastAsia" w:cstheme="majorBidi" w:hint="default"/>
        <w:b/>
        <w:color w:val="58585A"/>
        <w:sz w:val="24"/>
      </w:rPr>
    </w:lvl>
  </w:abstractNum>
  <w:abstractNum w:abstractNumId="14" w15:restartNumberingAfterBreak="0">
    <w:nsid w:val="46D22FC0"/>
    <w:multiLevelType w:val="hybridMultilevel"/>
    <w:tmpl w:val="FA124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27705B"/>
    <w:multiLevelType w:val="hybridMultilevel"/>
    <w:tmpl w:val="7504BD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524663"/>
    <w:multiLevelType w:val="hybridMultilevel"/>
    <w:tmpl w:val="64600FE4"/>
    <w:lvl w:ilvl="0" w:tplc="01707912">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1B18FE"/>
    <w:multiLevelType w:val="hybridMultilevel"/>
    <w:tmpl w:val="E51AC346"/>
    <w:lvl w:ilvl="0" w:tplc="040C000F">
      <w:start w:val="1"/>
      <w:numFmt w:val="decimal"/>
      <w:lvlText w:val="%1."/>
      <w:lvlJc w:val="left"/>
      <w:pPr>
        <w:ind w:left="504" w:hanging="14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103F0C"/>
    <w:multiLevelType w:val="hybridMultilevel"/>
    <w:tmpl w:val="ECA2A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1C27FA"/>
    <w:multiLevelType w:val="hybridMultilevel"/>
    <w:tmpl w:val="BE2C46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3F6959"/>
    <w:multiLevelType w:val="hybridMultilevel"/>
    <w:tmpl w:val="926EE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402CFE"/>
    <w:multiLevelType w:val="hybridMultilevel"/>
    <w:tmpl w:val="D60AB784"/>
    <w:lvl w:ilvl="0" w:tplc="71F05E8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975369A"/>
    <w:multiLevelType w:val="hybridMultilevel"/>
    <w:tmpl w:val="BF861BC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5A2338A8"/>
    <w:multiLevelType w:val="hybridMultilevel"/>
    <w:tmpl w:val="8674BAB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5B73111B"/>
    <w:multiLevelType w:val="hybridMultilevel"/>
    <w:tmpl w:val="5A7828AE"/>
    <w:lvl w:ilvl="0" w:tplc="718A202A">
      <w:start w:val="3"/>
      <w:numFmt w:val="bullet"/>
      <w:lvlText w:val="-"/>
      <w:lvlJc w:val="left"/>
      <w:pPr>
        <w:ind w:left="720" w:hanging="360"/>
      </w:pPr>
      <w:rPr>
        <w:rFonts w:ascii="Cambria" w:eastAsia="Cambria"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5F64C4"/>
    <w:multiLevelType w:val="hybridMultilevel"/>
    <w:tmpl w:val="A9385392"/>
    <w:lvl w:ilvl="0" w:tplc="A32C48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AD1763"/>
    <w:multiLevelType w:val="hybridMultilevel"/>
    <w:tmpl w:val="BB343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34A6461"/>
    <w:multiLevelType w:val="hybridMultilevel"/>
    <w:tmpl w:val="C184617C"/>
    <w:lvl w:ilvl="0" w:tplc="21307696">
      <w:start w:val="3"/>
      <w:numFmt w:val="bullet"/>
      <w:lvlText w:val="-"/>
      <w:lvlJc w:val="left"/>
      <w:pPr>
        <w:ind w:left="720" w:hanging="360"/>
      </w:pPr>
      <w:rPr>
        <w:rFonts w:ascii="Cambria" w:eastAsia="Cambria"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EF0D95"/>
    <w:multiLevelType w:val="hybridMultilevel"/>
    <w:tmpl w:val="19ECF48A"/>
    <w:lvl w:ilvl="0" w:tplc="D2F226CA">
      <w:start w:val="1"/>
      <w:numFmt w:val="lowerLetter"/>
      <w:lvlText w:val="%1)"/>
      <w:lvlJc w:val="left"/>
      <w:pPr>
        <w:ind w:left="1080" w:hanging="360"/>
      </w:pPr>
      <w:rPr>
        <w:rFonts w:ascii="Arial Narrow" w:eastAsia="Cambria" w:hAnsi="Arial Narrow"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19366D"/>
    <w:multiLevelType w:val="hybridMultilevel"/>
    <w:tmpl w:val="67800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E870B03"/>
    <w:multiLevelType w:val="hybridMultilevel"/>
    <w:tmpl w:val="CFDE3844"/>
    <w:lvl w:ilvl="0" w:tplc="5EEE63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CB05D0"/>
    <w:multiLevelType w:val="multilevel"/>
    <w:tmpl w:val="4210C0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0552C90"/>
    <w:multiLevelType w:val="hybridMultilevel"/>
    <w:tmpl w:val="8042CD6E"/>
    <w:lvl w:ilvl="0" w:tplc="EF08CABA">
      <w:start w:val="1"/>
      <w:numFmt w:val="bullet"/>
      <w:lvlText w:val=""/>
      <w:lvlJc w:val="left"/>
      <w:pPr>
        <w:ind w:left="720" w:hanging="360"/>
      </w:pPr>
      <w:rPr>
        <w:rFonts w:ascii="Symbol" w:hAnsi="Symbol" w:hint="default"/>
        <w:color w:val="E54143"/>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3" w15:restartNumberingAfterBreak="0">
    <w:nsid w:val="7D61398E"/>
    <w:multiLevelType w:val="hybridMultilevel"/>
    <w:tmpl w:val="120E0CCC"/>
    <w:lvl w:ilvl="0" w:tplc="EF08CABA">
      <w:start w:val="1"/>
      <w:numFmt w:val="bullet"/>
      <w:lvlText w:val=""/>
      <w:lvlJc w:val="left"/>
      <w:pPr>
        <w:ind w:left="360" w:hanging="360"/>
      </w:pPr>
      <w:rPr>
        <w:rFonts w:ascii="Symbol" w:hAnsi="Symbol" w:hint="default"/>
        <w:color w:val="E54143"/>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32"/>
  </w:num>
  <w:num w:numId="2">
    <w:abstractNumId w:val="33"/>
  </w:num>
  <w:num w:numId="3">
    <w:abstractNumId w:val="13"/>
  </w:num>
  <w:num w:numId="4">
    <w:abstractNumId w:val="17"/>
  </w:num>
  <w:num w:numId="5">
    <w:abstractNumId w:val="16"/>
  </w:num>
  <w:num w:numId="6">
    <w:abstractNumId w:val="12"/>
  </w:num>
  <w:num w:numId="7">
    <w:abstractNumId w:val="8"/>
  </w:num>
  <w:num w:numId="8">
    <w:abstractNumId w:val="25"/>
  </w:num>
  <w:num w:numId="9">
    <w:abstractNumId w:val="28"/>
  </w:num>
  <w:num w:numId="10">
    <w:abstractNumId w:val="30"/>
  </w:num>
  <w:num w:numId="11">
    <w:abstractNumId w:val="15"/>
  </w:num>
  <w:num w:numId="12">
    <w:abstractNumId w:val="20"/>
  </w:num>
  <w:num w:numId="13">
    <w:abstractNumId w:val="9"/>
  </w:num>
  <w:num w:numId="14">
    <w:abstractNumId w:val="5"/>
  </w:num>
  <w:num w:numId="15">
    <w:abstractNumId w:val="18"/>
  </w:num>
  <w:num w:numId="16">
    <w:abstractNumId w:val="26"/>
  </w:num>
  <w:num w:numId="17">
    <w:abstractNumId w:val="1"/>
  </w:num>
  <w:num w:numId="18">
    <w:abstractNumId w:val="11"/>
  </w:num>
  <w:num w:numId="19">
    <w:abstractNumId w:val="10"/>
  </w:num>
  <w:num w:numId="20">
    <w:abstractNumId w:val="29"/>
  </w:num>
  <w:num w:numId="21">
    <w:abstractNumId w:val="21"/>
  </w:num>
  <w:num w:numId="22">
    <w:abstractNumId w:val="19"/>
  </w:num>
  <w:num w:numId="23">
    <w:abstractNumId w:val="0"/>
  </w:num>
  <w:num w:numId="24">
    <w:abstractNumId w:val="6"/>
  </w:num>
  <w:num w:numId="25">
    <w:abstractNumId w:val="3"/>
  </w:num>
  <w:num w:numId="26">
    <w:abstractNumId w:val="7"/>
  </w:num>
  <w:num w:numId="27">
    <w:abstractNumId w:val="2"/>
  </w:num>
  <w:num w:numId="28">
    <w:abstractNumId w:val="24"/>
  </w:num>
  <w:num w:numId="29">
    <w:abstractNumId w:val="27"/>
  </w:num>
  <w:num w:numId="30">
    <w:abstractNumId w:val="31"/>
  </w:num>
  <w:num w:numId="31">
    <w:abstractNumId w:val="14"/>
  </w:num>
  <w:num w:numId="32">
    <w:abstractNumId w:val="23"/>
  </w:num>
  <w:num w:numId="33">
    <w:abstractNumId w:val="4"/>
  </w:num>
  <w:num w:numId="34">
    <w:abstractNumId w:val="22"/>
  </w:num>
  <w:numIdMacAtCleanup w:val="1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uliette Cohen">
    <w15:presenceInfo w15:providerId="Windows Live" w15:userId="b46beb5f3c94037b"/>
  </w15:person>
  <w15:person w15:author="Juliette Cohen [2]">
    <w15:presenceInfo w15:providerId="None" w15:userId="Juliette Co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49">
      <o:colormru v:ext="edit" colors="#58585a,#ee585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5ED"/>
    <w:rsid w:val="000004A0"/>
    <w:rsid w:val="0000141C"/>
    <w:rsid w:val="00001587"/>
    <w:rsid w:val="000018A1"/>
    <w:rsid w:val="00002CF0"/>
    <w:rsid w:val="000056A5"/>
    <w:rsid w:val="00006799"/>
    <w:rsid w:val="00011A90"/>
    <w:rsid w:val="00011F98"/>
    <w:rsid w:val="000120F0"/>
    <w:rsid w:val="00012582"/>
    <w:rsid w:val="000130DD"/>
    <w:rsid w:val="00013D3C"/>
    <w:rsid w:val="00014112"/>
    <w:rsid w:val="00014768"/>
    <w:rsid w:val="00015B9A"/>
    <w:rsid w:val="0002050B"/>
    <w:rsid w:val="00020769"/>
    <w:rsid w:val="00020B98"/>
    <w:rsid w:val="00022CE9"/>
    <w:rsid w:val="000240A2"/>
    <w:rsid w:val="00024963"/>
    <w:rsid w:val="00025671"/>
    <w:rsid w:val="00026501"/>
    <w:rsid w:val="00027282"/>
    <w:rsid w:val="0003003C"/>
    <w:rsid w:val="0003027C"/>
    <w:rsid w:val="00030956"/>
    <w:rsid w:val="00030ADC"/>
    <w:rsid w:val="0003109D"/>
    <w:rsid w:val="00031F28"/>
    <w:rsid w:val="000324D2"/>
    <w:rsid w:val="00034792"/>
    <w:rsid w:val="00034C37"/>
    <w:rsid w:val="00034C69"/>
    <w:rsid w:val="00034D75"/>
    <w:rsid w:val="00035E6C"/>
    <w:rsid w:val="00037DEB"/>
    <w:rsid w:val="00040A19"/>
    <w:rsid w:val="00040C5D"/>
    <w:rsid w:val="000411E0"/>
    <w:rsid w:val="00041F8D"/>
    <w:rsid w:val="000439AE"/>
    <w:rsid w:val="000467E5"/>
    <w:rsid w:val="0004692C"/>
    <w:rsid w:val="00046B6F"/>
    <w:rsid w:val="0005308B"/>
    <w:rsid w:val="00063063"/>
    <w:rsid w:val="0006378F"/>
    <w:rsid w:val="00063C1B"/>
    <w:rsid w:val="00066E8A"/>
    <w:rsid w:val="00067BBC"/>
    <w:rsid w:val="00070D8A"/>
    <w:rsid w:val="00071176"/>
    <w:rsid w:val="0007161C"/>
    <w:rsid w:val="00071D19"/>
    <w:rsid w:val="00071E43"/>
    <w:rsid w:val="00073D94"/>
    <w:rsid w:val="000751BF"/>
    <w:rsid w:val="00076AEF"/>
    <w:rsid w:val="00076D44"/>
    <w:rsid w:val="00082C69"/>
    <w:rsid w:val="00086667"/>
    <w:rsid w:val="000871E5"/>
    <w:rsid w:val="00090867"/>
    <w:rsid w:val="00092207"/>
    <w:rsid w:val="000944D7"/>
    <w:rsid w:val="000947F2"/>
    <w:rsid w:val="00095073"/>
    <w:rsid w:val="00096454"/>
    <w:rsid w:val="000A0C7E"/>
    <w:rsid w:val="000A465E"/>
    <w:rsid w:val="000A729B"/>
    <w:rsid w:val="000A7560"/>
    <w:rsid w:val="000B0887"/>
    <w:rsid w:val="000B09C7"/>
    <w:rsid w:val="000B21F2"/>
    <w:rsid w:val="000B27ED"/>
    <w:rsid w:val="000B2E75"/>
    <w:rsid w:val="000B3CF5"/>
    <w:rsid w:val="000B5C78"/>
    <w:rsid w:val="000B69C5"/>
    <w:rsid w:val="000C0625"/>
    <w:rsid w:val="000C3F55"/>
    <w:rsid w:val="000C4386"/>
    <w:rsid w:val="000C6BE4"/>
    <w:rsid w:val="000D042C"/>
    <w:rsid w:val="000D0BEB"/>
    <w:rsid w:val="000D1E9C"/>
    <w:rsid w:val="000D356D"/>
    <w:rsid w:val="000D35ED"/>
    <w:rsid w:val="000D4376"/>
    <w:rsid w:val="000D4655"/>
    <w:rsid w:val="000D4873"/>
    <w:rsid w:val="000D48A5"/>
    <w:rsid w:val="000D4992"/>
    <w:rsid w:val="000D591D"/>
    <w:rsid w:val="000D74FF"/>
    <w:rsid w:val="000D75ED"/>
    <w:rsid w:val="000E0DF3"/>
    <w:rsid w:val="000E34EF"/>
    <w:rsid w:val="000E36A7"/>
    <w:rsid w:val="000E664D"/>
    <w:rsid w:val="000E6B3A"/>
    <w:rsid w:val="000F13D1"/>
    <w:rsid w:val="000F2997"/>
    <w:rsid w:val="000F34CA"/>
    <w:rsid w:val="000F3AA4"/>
    <w:rsid w:val="000F3C76"/>
    <w:rsid w:val="000F4E11"/>
    <w:rsid w:val="000F6EB0"/>
    <w:rsid w:val="000F7ED6"/>
    <w:rsid w:val="00102172"/>
    <w:rsid w:val="00103580"/>
    <w:rsid w:val="001036D7"/>
    <w:rsid w:val="00105D7E"/>
    <w:rsid w:val="001116AC"/>
    <w:rsid w:val="0011293C"/>
    <w:rsid w:val="00112CEA"/>
    <w:rsid w:val="001204E0"/>
    <w:rsid w:val="0012116F"/>
    <w:rsid w:val="001238D0"/>
    <w:rsid w:val="00123BDE"/>
    <w:rsid w:val="00123E6F"/>
    <w:rsid w:val="001257B2"/>
    <w:rsid w:val="00127083"/>
    <w:rsid w:val="00131EDE"/>
    <w:rsid w:val="00131FB1"/>
    <w:rsid w:val="00132573"/>
    <w:rsid w:val="00133455"/>
    <w:rsid w:val="001347EE"/>
    <w:rsid w:val="00135724"/>
    <w:rsid w:val="00137017"/>
    <w:rsid w:val="0014088B"/>
    <w:rsid w:val="0014416C"/>
    <w:rsid w:val="00144A18"/>
    <w:rsid w:val="00144BCD"/>
    <w:rsid w:val="001460BC"/>
    <w:rsid w:val="001470FB"/>
    <w:rsid w:val="00147393"/>
    <w:rsid w:val="00147A7D"/>
    <w:rsid w:val="00150274"/>
    <w:rsid w:val="00153D69"/>
    <w:rsid w:val="00154E01"/>
    <w:rsid w:val="00156675"/>
    <w:rsid w:val="00157006"/>
    <w:rsid w:val="001609EB"/>
    <w:rsid w:val="00160D86"/>
    <w:rsid w:val="00160DC7"/>
    <w:rsid w:val="0016119D"/>
    <w:rsid w:val="00171B44"/>
    <w:rsid w:val="001734E8"/>
    <w:rsid w:val="00174C7D"/>
    <w:rsid w:val="00176A52"/>
    <w:rsid w:val="0017759C"/>
    <w:rsid w:val="001851D0"/>
    <w:rsid w:val="0018628F"/>
    <w:rsid w:val="001877CF"/>
    <w:rsid w:val="001879DE"/>
    <w:rsid w:val="0019008C"/>
    <w:rsid w:val="0019020A"/>
    <w:rsid w:val="0019214A"/>
    <w:rsid w:val="00192BF6"/>
    <w:rsid w:val="0019325F"/>
    <w:rsid w:val="001936B2"/>
    <w:rsid w:val="00193FB4"/>
    <w:rsid w:val="00195E6C"/>
    <w:rsid w:val="001A056D"/>
    <w:rsid w:val="001A10EA"/>
    <w:rsid w:val="001A13F2"/>
    <w:rsid w:val="001A15B5"/>
    <w:rsid w:val="001A3156"/>
    <w:rsid w:val="001A3FED"/>
    <w:rsid w:val="001A43AA"/>
    <w:rsid w:val="001A492B"/>
    <w:rsid w:val="001A7041"/>
    <w:rsid w:val="001A77AC"/>
    <w:rsid w:val="001B0B23"/>
    <w:rsid w:val="001B1396"/>
    <w:rsid w:val="001B3E40"/>
    <w:rsid w:val="001B4037"/>
    <w:rsid w:val="001B471E"/>
    <w:rsid w:val="001C1152"/>
    <w:rsid w:val="001C1D6F"/>
    <w:rsid w:val="001C2240"/>
    <w:rsid w:val="001C4CED"/>
    <w:rsid w:val="001C51EB"/>
    <w:rsid w:val="001C6B83"/>
    <w:rsid w:val="001C773C"/>
    <w:rsid w:val="001C7F15"/>
    <w:rsid w:val="001D03A8"/>
    <w:rsid w:val="001D1F74"/>
    <w:rsid w:val="001D21DD"/>
    <w:rsid w:val="001D34CD"/>
    <w:rsid w:val="001D51C2"/>
    <w:rsid w:val="001D56E0"/>
    <w:rsid w:val="001D5834"/>
    <w:rsid w:val="001D6897"/>
    <w:rsid w:val="001E0F6E"/>
    <w:rsid w:val="001E12B2"/>
    <w:rsid w:val="001E1837"/>
    <w:rsid w:val="001E25DE"/>
    <w:rsid w:val="001E293B"/>
    <w:rsid w:val="001E348A"/>
    <w:rsid w:val="001E5952"/>
    <w:rsid w:val="001E6EC0"/>
    <w:rsid w:val="001F1B43"/>
    <w:rsid w:val="001F25D9"/>
    <w:rsid w:val="001F2C7E"/>
    <w:rsid w:val="001F387D"/>
    <w:rsid w:val="001F4753"/>
    <w:rsid w:val="001F50B3"/>
    <w:rsid w:val="001F6A6A"/>
    <w:rsid w:val="00203572"/>
    <w:rsid w:val="002063DB"/>
    <w:rsid w:val="00207475"/>
    <w:rsid w:val="00207750"/>
    <w:rsid w:val="00211288"/>
    <w:rsid w:val="002156AD"/>
    <w:rsid w:val="002177ED"/>
    <w:rsid w:val="00217AB5"/>
    <w:rsid w:val="00220F77"/>
    <w:rsid w:val="0022313D"/>
    <w:rsid w:val="00224BC9"/>
    <w:rsid w:val="00225002"/>
    <w:rsid w:val="00225596"/>
    <w:rsid w:val="00226080"/>
    <w:rsid w:val="00227023"/>
    <w:rsid w:val="00227BF4"/>
    <w:rsid w:val="002307E0"/>
    <w:rsid w:val="002308BD"/>
    <w:rsid w:val="00231587"/>
    <w:rsid w:val="00232759"/>
    <w:rsid w:val="002328AE"/>
    <w:rsid w:val="002328F2"/>
    <w:rsid w:val="00234031"/>
    <w:rsid w:val="00234E21"/>
    <w:rsid w:val="00234E9C"/>
    <w:rsid w:val="0023525B"/>
    <w:rsid w:val="00241352"/>
    <w:rsid w:val="00242A2D"/>
    <w:rsid w:val="00244A38"/>
    <w:rsid w:val="00244D51"/>
    <w:rsid w:val="00246B0D"/>
    <w:rsid w:val="00247760"/>
    <w:rsid w:val="00251347"/>
    <w:rsid w:val="002515E6"/>
    <w:rsid w:val="00251624"/>
    <w:rsid w:val="00251BCE"/>
    <w:rsid w:val="0025743D"/>
    <w:rsid w:val="00261993"/>
    <w:rsid w:val="002619B3"/>
    <w:rsid w:val="00261C13"/>
    <w:rsid w:val="002630D9"/>
    <w:rsid w:val="002638BC"/>
    <w:rsid w:val="002647FA"/>
    <w:rsid w:val="00264B84"/>
    <w:rsid w:val="00264E43"/>
    <w:rsid w:val="00266B5E"/>
    <w:rsid w:val="00266D77"/>
    <w:rsid w:val="00272A6A"/>
    <w:rsid w:val="002744BA"/>
    <w:rsid w:val="002757F6"/>
    <w:rsid w:val="00275DF5"/>
    <w:rsid w:val="0027639A"/>
    <w:rsid w:val="00276F72"/>
    <w:rsid w:val="00277CD5"/>
    <w:rsid w:val="00280955"/>
    <w:rsid w:val="002813B4"/>
    <w:rsid w:val="002828DE"/>
    <w:rsid w:val="00285238"/>
    <w:rsid w:val="002870F3"/>
    <w:rsid w:val="0029104D"/>
    <w:rsid w:val="002968CC"/>
    <w:rsid w:val="00296D3F"/>
    <w:rsid w:val="00297ED1"/>
    <w:rsid w:val="002A3208"/>
    <w:rsid w:val="002A3D3C"/>
    <w:rsid w:val="002A5119"/>
    <w:rsid w:val="002B07E9"/>
    <w:rsid w:val="002B128F"/>
    <w:rsid w:val="002B2089"/>
    <w:rsid w:val="002B244D"/>
    <w:rsid w:val="002B2A16"/>
    <w:rsid w:val="002B3EEC"/>
    <w:rsid w:val="002B5785"/>
    <w:rsid w:val="002B6A7B"/>
    <w:rsid w:val="002C06E3"/>
    <w:rsid w:val="002C13F1"/>
    <w:rsid w:val="002C171D"/>
    <w:rsid w:val="002C19C4"/>
    <w:rsid w:val="002C3673"/>
    <w:rsid w:val="002C3C6E"/>
    <w:rsid w:val="002C3D54"/>
    <w:rsid w:val="002C4696"/>
    <w:rsid w:val="002C5FAF"/>
    <w:rsid w:val="002C7BD9"/>
    <w:rsid w:val="002D10F0"/>
    <w:rsid w:val="002D235D"/>
    <w:rsid w:val="002D4491"/>
    <w:rsid w:val="002D5746"/>
    <w:rsid w:val="002D7DBF"/>
    <w:rsid w:val="002E018A"/>
    <w:rsid w:val="002E26D6"/>
    <w:rsid w:val="002E49CD"/>
    <w:rsid w:val="002E4A18"/>
    <w:rsid w:val="002E4B87"/>
    <w:rsid w:val="002E5651"/>
    <w:rsid w:val="002E7B5C"/>
    <w:rsid w:val="002E7C0B"/>
    <w:rsid w:val="002E7F71"/>
    <w:rsid w:val="002F2654"/>
    <w:rsid w:val="002F4BC9"/>
    <w:rsid w:val="002F5F53"/>
    <w:rsid w:val="002F630B"/>
    <w:rsid w:val="002F7233"/>
    <w:rsid w:val="002F753D"/>
    <w:rsid w:val="002F7B7E"/>
    <w:rsid w:val="003001F9"/>
    <w:rsid w:val="0030179A"/>
    <w:rsid w:val="0030261A"/>
    <w:rsid w:val="003043E9"/>
    <w:rsid w:val="0030540E"/>
    <w:rsid w:val="003073FA"/>
    <w:rsid w:val="003110BF"/>
    <w:rsid w:val="00313E4D"/>
    <w:rsid w:val="00314ED3"/>
    <w:rsid w:val="0031644E"/>
    <w:rsid w:val="00316FDF"/>
    <w:rsid w:val="0031728D"/>
    <w:rsid w:val="003173B3"/>
    <w:rsid w:val="0032067E"/>
    <w:rsid w:val="0032185F"/>
    <w:rsid w:val="0032208C"/>
    <w:rsid w:val="00322659"/>
    <w:rsid w:val="00323091"/>
    <w:rsid w:val="00323AF1"/>
    <w:rsid w:val="00330980"/>
    <w:rsid w:val="00330F08"/>
    <w:rsid w:val="00330F36"/>
    <w:rsid w:val="003313E9"/>
    <w:rsid w:val="00332179"/>
    <w:rsid w:val="00332264"/>
    <w:rsid w:val="0033374A"/>
    <w:rsid w:val="003353DE"/>
    <w:rsid w:val="00343B1D"/>
    <w:rsid w:val="00343C5C"/>
    <w:rsid w:val="00343DAA"/>
    <w:rsid w:val="00345C64"/>
    <w:rsid w:val="00346C44"/>
    <w:rsid w:val="003500BA"/>
    <w:rsid w:val="00353C53"/>
    <w:rsid w:val="00354B56"/>
    <w:rsid w:val="00354C8E"/>
    <w:rsid w:val="00355879"/>
    <w:rsid w:val="00364812"/>
    <w:rsid w:val="00364CE4"/>
    <w:rsid w:val="00364EBF"/>
    <w:rsid w:val="003669C7"/>
    <w:rsid w:val="0037172E"/>
    <w:rsid w:val="00371AC1"/>
    <w:rsid w:val="00374B15"/>
    <w:rsid w:val="00375E09"/>
    <w:rsid w:val="00376B9F"/>
    <w:rsid w:val="00380775"/>
    <w:rsid w:val="00380B8B"/>
    <w:rsid w:val="00382F70"/>
    <w:rsid w:val="00383E62"/>
    <w:rsid w:val="00384730"/>
    <w:rsid w:val="0038543C"/>
    <w:rsid w:val="00385F34"/>
    <w:rsid w:val="00392419"/>
    <w:rsid w:val="00392B07"/>
    <w:rsid w:val="00393061"/>
    <w:rsid w:val="003930B5"/>
    <w:rsid w:val="00393DF1"/>
    <w:rsid w:val="003A195C"/>
    <w:rsid w:val="003A32CB"/>
    <w:rsid w:val="003A445F"/>
    <w:rsid w:val="003A48AC"/>
    <w:rsid w:val="003A783E"/>
    <w:rsid w:val="003B040E"/>
    <w:rsid w:val="003B0C0B"/>
    <w:rsid w:val="003B0EC7"/>
    <w:rsid w:val="003B2A99"/>
    <w:rsid w:val="003B664D"/>
    <w:rsid w:val="003C04C7"/>
    <w:rsid w:val="003C06EE"/>
    <w:rsid w:val="003C195A"/>
    <w:rsid w:val="003C1F7B"/>
    <w:rsid w:val="003C28B9"/>
    <w:rsid w:val="003C2ADA"/>
    <w:rsid w:val="003C3C1C"/>
    <w:rsid w:val="003C43B2"/>
    <w:rsid w:val="003D064B"/>
    <w:rsid w:val="003D2B71"/>
    <w:rsid w:val="003D2D09"/>
    <w:rsid w:val="003D317A"/>
    <w:rsid w:val="003D37D5"/>
    <w:rsid w:val="003D465D"/>
    <w:rsid w:val="003D48E2"/>
    <w:rsid w:val="003D5660"/>
    <w:rsid w:val="003E0A22"/>
    <w:rsid w:val="003E0BF2"/>
    <w:rsid w:val="003E2AD3"/>
    <w:rsid w:val="003E68DF"/>
    <w:rsid w:val="003F20E6"/>
    <w:rsid w:val="003F36C0"/>
    <w:rsid w:val="003F3B15"/>
    <w:rsid w:val="003F3EA5"/>
    <w:rsid w:val="003F512A"/>
    <w:rsid w:val="003F6784"/>
    <w:rsid w:val="003F6CC2"/>
    <w:rsid w:val="003F75E2"/>
    <w:rsid w:val="00400C5F"/>
    <w:rsid w:val="00401CD6"/>
    <w:rsid w:val="004024F8"/>
    <w:rsid w:val="00403A7F"/>
    <w:rsid w:val="00403BB1"/>
    <w:rsid w:val="00403C26"/>
    <w:rsid w:val="0040407E"/>
    <w:rsid w:val="0040585C"/>
    <w:rsid w:val="00414435"/>
    <w:rsid w:val="00417A99"/>
    <w:rsid w:val="00420036"/>
    <w:rsid w:val="004208E3"/>
    <w:rsid w:val="00420F53"/>
    <w:rsid w:val="00424E92"/>
    <w:rsid w:val="00427E5C"/>
    <w:rsid w:val="004327EF"/>
    <w:rsid w:val="00433486"/>
    <w:rsid w:val="00433908"/>
    <w:rsid w:val="00433F97"/>
    <w:rsid w:val="00434503"/>
    <w:rsid w:val="00443258"/>
    <w:rsid w:val="00444205"/>
    <w:rsid w:val="0044460A"/>
    <w:rsid w:val="0044591E"/>
    <w:rsid w:val="00450390"/>
    <w:rsid w:val="00450B92"/>
    <w:rsid w:val="004519B4"/>
    <w:rsid w:val="00451CCB"/>
    <w:rsid w:val="0045244E"/>
    <w:rsid w:val="00452A38"/>
    <w:rsid w:val="00455CE1"/>
    <w:rsid w:val="00455F42"/>
    <w:rsid w:val="00456335"/>
    <w:rsid w:val="004568DA"/>
    <w:rsid w:val="00456D44"/>
    <w:rsid w:val="00456F0F"/>
    <w:rsid w:val="00457531"/>
    <w:rsid w:val="0045766B"/>
    <w:rsid w:val="00460607"/>
    <w:rsid w:val="00461762"/>
    <w:rsid w:val="00462B89"/>
    <w:rsid w:val="00462CCE"/>
    <w:rsid w:val="00464372"/>
    <w:rsid w:val="0046682F"/>
    <w:rsid w:val="0046796F"/>
    <w:rsid w:val="00471A7F"/>
    <w:rsid w:val="004741D3"/>
    <w:rsid w:val="004760B4"/>
    <w:rsid w:val="004761D9"/>
    <w:rsid w:val="00480F99"/>
    <w:rsid w:val="00481380"/>
    <w:rsid w:val="0048209B"/>
    <w:rsid w:val="004848BB"/>
    <w:rsid w:val="00485E55"/>
    <w:rsid w:val="004865E4"/>
    <w:rsid w:val="00486AF1"/>
    <w:rsid w:val="00486C63"/>
    <w:rsid w:val="004904C9"/>
    <w:rsid w:val="00492576"/>
    <w:rsid w:val="004927A2"/>
    <w:rsid w:val="00492F1E"/>
    <w:rsid w:val="004930F8"/>
    <w:rsid w:val="00494245"/>
    <w:rsid w:val="00496650"/>
    <w:rsid w:val="00496D0C"/>
    <w:rsid w:val="004A3810"/>
    <w:rsid w:val="004A4558"/>
    <w:rsid w:val="004A496F"/>
    <w:rsid w:val="004A60C0"/>
    <w:rsid w:val="004A63C9"/>
    <w:rsid w:val="004A7014"/>
    <w:rsid w:val="004B42F7"/>
    <w:rsid w:val="004B4AFD"/>
    <w:rsid w:val="004B639D"/>
    <w:rsid w:val="004B6C9B"/>
    <w:rsid w:val="004B70A9"/>
    <w:rsid w:val="004C03A6"/>
    <w:rsid w:val="004C0CCF"/>
    <w:rsid w:val="004C0D67"/>
    <w:rsid w:val="004C12C8"/>
    <w:rsid w:val="004C28FC"/>
    <w:rsid w:val="004C606B"/>
    <w:rsid w:val="004C6476"/>
    <w:rsid w:val="004C6532"/>
    <w:rsid w:val="004D0580"/>
    <w:rsid w:val="004D1C8C"/>
    <w:rsid w:val="004D1D55"/>
    <w:rsid w:val="004D21D8"/>
    <w:rsid w:val="004D3589"/>
    <w:rsid w:val="004D5595"/>
    <w:rsid w:val="004D5B9F"/>
    <w:rsid w:val="004E037B"/>
    <w:rsid w:val="004E377B"/>
    <w:rsid w:val="004E5D9F"/>
    <w:rsid w:val="004E5EC8"/>
    <w:rsid w:val="004E6585"/>
    <w:rsid w:val="004E6B78"/>
    <w:rsid w:val="004E7A37"/>
    <w:rsid w:val="004E7AA7"/>
    <w:rsid w:val="004F0D93"/>
    <w:rsid w:val="004F3727"/>
    <w:rsid w:val="004F5B14"/>
    <w:rsid w:val="004F5C04"/>
    <w:rsid w:val="004F69DD"/>
    <w:rsid w:val="004F7A40"/>
    <w:rsid w:val="004F7F45"/>
    <w:rsid w:val="0050126E"/>
    <w:rsid w:val="005022FC"/>
    <w:rsid w:val="005032D1"/>
    <w:rsid w:val="00504FDF"/>
    <w:rsid w:val="00506ECE"/>
    <w:rsid w:val="005075E6"/>
    <w:rsid w:val="00507AC2"/>
    <w:rsid w:val="00510B12"/>
    <w:rsid w:val="005123AE"/>
    <w:rsid w:val="00513364"/>
    <w:rsid w:val="005163DA"/>
    <w:rsid w:val="005176A3"/>
    <w:rsid w:val="00517957"/>
    <w:rsid w:val="00521BFD"/>
    <w:rsid w:val="00521EEA"/>
    <w:rsid w:val="00524296"/>
    <w:rsid w:val="00525168"/>
    <w:rsid w:val="005262BD"/>
    <w:rsid w:val="005268D5"/>
    <w:rsid w:val="00527E94"/>
    <w:rsid w:val="0053438C"/>
    <w:rsid w:val="0053513A"/>
    <w:rsid w:val="00537E54"/>
    <w:rsid w:val="00542B4F"/>
    <w:rsid w:val="00543CAD"/>
    <w:rsid w:val="005460FE"/>
    <w:rsid w:val="0054711E"/>
    <w:rsid w:val="0055163C"/>
    <w:rsid w:val="00551BAD"/>
    <w:rsid w:val="0055285C"/>
    <w:rsid w:val="005539FD"/>
    <w:rsid w:val="005563BB"/>
    <w:rsid w:val="0055640C"/>
    <w:rsid w:val="005570A9"/>
    <w:rsid w:val="0055732B"/>
    <w:rsid w:val="00557A40"/>
    <w:rsid w:val="00563420"/>
    <w:rsid w:val="00564131"/>
    <w:rsid w:val="0056424F"/>
    <w:rsid w:val="00564B14"/>
    <w:rsid w:val="0056572D"/>
    <w:rsid w:val="005661EE"/>
    <w:rsid w:val="00566F89"/>
    <w:rsid w:val="00567EF0"/>
    <w:rsid w:val="005704B0"/>
    <w:rsid w:val="00571065"/>
    <w:rsid w:val="00572158"/>
    <w:rsid w:val="0057724A"/>
    <w:rsid w:val="00581A7C"/>
    <w:rsid w:val="00583780"/>
    <w:rsid w:val="00583D72"/>
    <w:rsid w:val="005840ED"/>
    <w:rsid w:val="00584247"/>
    <w:rsid w:val="00584D2E"/>
    <w:rsid w:val="005854F2"/>
    <w:rsid w:val="005948DE"/>
    <w:rsid w:val="0059666A"/>
    <w:rsid w:val="0059686A"/>
    <w:rsid w:val="0059761A"/>
    <w:rsid w:val="00597E93"/>
    <w:rsid w:val="005A2413"/>
    <w:rsid w:val="005A28A5"/>
    <w:rsid w:val="005A2E88"/>
    <w:rsid w:val="005A44F2"/>
    <w:rsid w:val="005A5973"/>
    <w:rsid w:val="005A6B70"/>
    <w:rsid w:val="005B0437"/>
    <w:rsid w:val="005B261E"/>
    <w:rsid w:val="005B54C9"/>
    <w:rsid w:val="005B5BDB"/>
    <w:rsid w:val="005B61C8"/>
    <w:rsid w:val="005C0DD3"/>
    <w:rsid w:val="005C12E6"/>
    <w:rsid w:val="005C16FA"/>
    <w:rsid w:val="005C176D"/>
    <w:rsid w:val="005C25FC"/>
    <w:rsid w:val="005C479C"/>
    <w:rsid w:val="005C5014"/>
    <w:rsid w:val="005C5BBF"/>
    <w:rsid w:val="005C5DBE"/>
    <w:rsid w:val="005C6845"/>
    <w:rsid w:val="005C7DEC"/>
    <w:rsid w:val="005D13C0"/>
    <w:rsid w:val="005D281C"/>
    <w:rsid w:val="005D338E"/>
    <w:rsid w:val="005D3AD4"/>
    <w:rsid w:val="005D3DD0"/>
    <w:rsid w:val="005D4D01"/>
    <w:rsid w:val="005D74D5"/>
    <w:rsid w:val="005D7F88"/>
    <w:rsid w:val="005E04E8"/>
    <w:rsid w:val="005E1B62"/>
    <w:rsid w:val="005E3BAA"/>
    <w:rsid w:val="005E4B0E"/>
    <w:rsid w:val="005E79F4"/>
    <w:rsid w:val="005F0FCB"/>
    <w:rsid w:val="005F239B"/>
    <w:rsid w:val="005F3996"/>
    <w:rsid w:val="005F4092"/>
    <w:rsid w:val="005F44FD"/>
    <w:rsid w:val="005F5A9F"/>
    <w:rsid w:val="005F7F83"/>
    <w:rsid w:val="00602070"/>
    <w:rsid w:val="00602C48"/>
    <w:rsid w:val="00603C37"/>
    <w:rsid w:val="00605E53"/>
    <w:rsid w:val="006073B4"/>
    <w:rsid w:val="006114C1"/>
    <w:rsid w:val="006116AF"/>
    <w:rsid w:val="00614030"/>
    <w:rsid w:val="00614F78"/>
    <w:rsid w:val="00615578"/>
    <w:rsid w:val="006159D4"/>
    <w:rsid w:val="00616214"/>
    <w:rsid w:val="00617871"/>
    <w:rsid w:val="00620D75"/>
    <w:rsid w:val="00621857"/>
    <w:rsid w:val="00622512"/>
    <w:rsid w:val="006233B8"/>
    <w:rsid w:val="006236F9"/>
    <w:rsid w:val="006239C2"/>
    <w:rsid w:val="00623C76"/>
    <w:rsid w:val="006248D8"/>
    <w:rsid w:val="00624BB3"/>
    <w:rsid w:val="006257B3"/>
    <w:rsid w:val="00626669"/>
    <w:rsid w:val="00626DFB"/>
    <w:rsid w:val="00627EE3"/>
    <w:rsid w:val="00630C09"/>
    <w:rsid w:val="006318A1"/>
    <w:rsid w:val="006334F9"/>
    <w:rsid w:val="00634220"/>
    <w:rsid w:val="00634745"/>
    <w:rsid w:val="0063479B"/>
    <w:rsid w:val="00636A70"/>
    <w:rsid w:val="00640599"/>
    <w:rsid w:val="006445DA"/>
    <w:rsid w:val="00644E43"/>
    <w:rsid w:val="00647D0B"/>
    <w:rsid w:val="00650F96"/>
    <w:rsid w:val="00651DA3"/>
    <w:rsid w:val="0065514A"/>
    <w:rsid w:val="00656216"/>
    <w:rsid w:val="0065626F"/>
    <w:rsid w:val="0066056E"/>
    <w:rsid w:val="00662598"/>
    <w:rsid w:val="006632A9"/>
    <w:rsid w:val="0066471F"/>
    <w:rsid w:val="00664734"/>
    <w:rsid w:val="00666364"/>
    <w:rsid w:val="006722B4"/>
    <w:rsid w:val="00672625"/>
    <w:rsid w:val="00672E9B"/>
    <w:rsid w:val="00674185"/>
    <w:rsid w:val="006767E9"/>
    <w:rsid w:val="00676805"/>
    <w:rsid w:val="00677D16"/>
    <w:rsid w:val="006812E9"/>
    <w:rsid w:val="00682CFD"/>
    <w:rsid w:val="0068427E"/>
    <w:rsid w:val="006846F9"/>
    <w:rsid w:val="00684C92"/>
    <w:rsid w:val="00684F22"/>
    <w:rsid w:val="0068712C"/>
    <w:rsid w:val="006909B7"/>
    <w:rsid w:val="006922BD"/>
    <w:rsid w:val="006937E6"/>
    <w:rsid w:val="0069426F"/>
    <w:rsid w:val="00694925"/>
    <w:rsid w:val="006A0841"/>
    <w:rsid w:val="006A0A98"/>
    <w:rsid w:val="006A1020"/>
    <w:rsid w:val="006A1E38"/>
    <w:rsid w:val="006A340E"/>
    <w:rsid w:val="006A35DB"/>
    <w:rsid w:val="006A3954"/>
    <w:rsid w:val="006A54AD"/>
    <w:rsid w:val="006A5690"/>
    <w:rsid w:val="006A62EF"/>
    <w:rsid w:val="006B04BB"/>
    <w:rsid w:val="006B0BDE"/>
    <w:rsid w:val="006B0C3F"/>
    <w:rsid w:val="006B36FF"/>
    <w:rsid w:val="006B6016"/>
    <w:rsid w:val="006B6B4F"/>
    <w:rsid w:val="006C1645"/>
    <w:rsid w:val="006C1BA2"/>
    <w:rsid w:val="006C1D3D"/>
    <w:rsid w:val="006C2709"/>
    <w:rsid w:val="006C420D"/>
    <w:rsid w:val="006C46DD"/>
    <w:rsid w:val="006C6D96"/>
    <w:rsid w:val="006D0FBD"/>
    <w:rsid w:val="006D22FA"/>
    <w:rsid w:val="006D5060"/>
    <w:rsid w:val="006D5225"/>
    <w:rsid w:val="006D7189"/>
    <w:rsid w:val="006E0A68"/>
    <w:rsid w:val="006E0CE8"/>
    <w:rsid w:val="006E2893"/>
    <w:rsid w:val="006E295D"/>
    <w:rsid w:val="006E2E7A"/>
    <w:rsid w:val="006E4010"/>
    <w:rsid w:val="006E51D6"/>
    <w:rsid w:val="006E71FA"/>
    <w:rsid w:val="006E7C23"/>
    <w:rsid w:val="006F3E44"/>
    <w:rsid w:val="006F471C"/>
    <w:rsid w:val="006F4FB9"/>
    <w:rsid w:val="006F5D97"/>
    <w:rsid w:val="006F6D98"/>
    <w:rsid w:val="006F7911"/>
    <w:rsid w:val="006F7EB9"/>
    <w:rsid w:val="00701C05"/>
    <w:rsid w:val="00701FCF"/>
    <w:rsid w:val="00702528"/>
    <w:rsid w:val="00702569"/>
    <w:rsid w:val="00703B0E"/>
    <w:rsid w:val="00703B22"/>
    <w:rsid w:val="00704656"/>
    <w:rsid w:val="00704903"/>
    <w:rsid w:val="00706B50"/>
    <w:rsid w:val="00711DBF"/>
    <w:rsid w:val="00712308"/>
    <w:rsid w:val="00714043"/>
    <w:rsid w:val="00717FD7"/>
    <w:rsid w:val="00721A70"/>
    <w:rsid w:val="00722DC3"/>
    <w:rsid w:val="00724B6A"/>
    <w:rsid w:val="00725C17"/>
    <w:rsid w:val="00730EAD"/>
    <w:rsid w:val="00730F17"/>
    <w:rsid w:val="007310D2"/>
    <w:rsid w:val="007322F6"/>
    <w:rsid w:val="00733F00"/>
    <w:rsid w:val="00734C30"/>
    <w:rsid w:val="007352C2"/>
    <w:rsid w:val="00736E19"/>
    <w:rsid w:val="00740FA7"/>
    <w:rsid w:val="0074472E"/>
    <w:rsid w:val="007460D3"/>
    <w:rsid w:val="007477ED"/>
    <w:rsid w:val="00750683"/>
    <w:rsid w:val="00750700"/>
    <w:rsid w:val="00750B1A"/>
    <w:rsid w:val="00751D21"/>
    <w:rsid w:val="007534A1"/>
    <w:rsid w:val="00753CEB"/>
    <w:rsid w:val="007550C7"/>
    <w:rsid w:val="007575C5"/>
    <w:rsid w:val="007579D7"/>
    <w:rsid w:val="00762029"/>
    <w:rsid w:val="00762AE9"/>
    <w:rsid w:val="00763F58"/>
    <w:rsid w:val="00764D57"/>
    <w:rsid w:val="0076585D"/>
    <w:rsid w:val="00765926"/>
    <w:rsid w:val="00765BF8"/>
    <w:rsid w:val="00765E23"/>
    <w:rsid w:val="00765F6B"/>
    <w:rsid w:val="00766F13"/>
    <w:rsid w:val="0076774D"/>
    <w:rsid w:val="00767828"/>
    <w:rsid w:val="007679A0"/>
    <w:rsid w:val="007733F2"/>
    <w:rsid w:val="00774AF9"/>
    <w:rsid w:val="007804CC"/>
    <w:rsid w:val="00781C40"/>
    <w:rsid w:val="007826A5"/>
    <w:rsid w:val="00783897"/>
    <w:rsid w:val="00784984"/>
    <w:rsid w:val="00784EA5"/>
    <w:rsid w:val="00790AB4"/>
    <w:rsid w:val="0079247A"/>
    <w:rsid w:val="00793BE4"/>
    <w:rsid w:val="00794204"/>
    <w:rsid w:val="00796581"/>
    <w:rsid w:val="00796798"/>
    <w:rsid w:val="007A002A"/>
    <w:rsid w:val="007A2318"/>
    <w:rsid w:val="007A397B"/>
    <w:rsid w:val="007A4B18"/>
    <w:rsid w:val="007A4D38"/>
    <w:rsid w:val="007A4ED0"/>
    <w:rsid w:val="007A6850"/>
    <w:rsid w:val="007A6D37"/>
    <w:rsid w:val="007A75E7"/>
    <w:rsid w:val="007A7A5B"/>
    <w:rsid w:val="007B080C"/>
    <w:rsid w:val="007B0D3B"/>
    <w:rsid w:val="007B4DE1"/>
    <w:rsid w:val="007B55A5"/>
    <w:rsid w:val="007B5911"/>
    <w:rsid w:val="007B60B5"/>
    <w:rsid w:val="007B6967"/>
    <w:rsid w:val="007C1AEF"/>
    <w:rsid w:val="007C1E6D"/>
    <w:rsid w:val="007C2E5D"/>
    <w:rsid w:val="007C42AB"/>
    <w:rsid w:val="007C4800"/>
    <w:rsid w:val="007C5EE6"/>
    <w:rsid w:val="007C61AD"/>
    <w:rsid w:val="007C7AB1"/>
    <w:rsid w:val="007D0C2F"/>
    <w:rsid w:val="007D38CC"/>
    <w:rsid w:val="007D49DC"/>
    <w:rsid w:val="007D4BAC"/>
    <w:rsid w:val="007D6E11"/>
    <w:rsid w:val="007E181F"/>
    <w:rsid w:val="007E1FA3"/>
    <w:rsid w:val="007E2D45"/>
    <w:rsid w:val="007E353C"/>
    <w:rsid w:val="007E3700"/>
    <w:rsid w:val="007E3A15"/>
    <w:rsid w:val="007E3E58"/>
    <w:rsid w:val="007E45A8"/>
    <w:rsid w:val="007E4946"/>
    <w:rsid w:val="007E5771"/>
    <w:rsid w:val="007E5D8B"/>
    <w:rsid w:val="007F186C"/>
    <w:rsid w:val="007F2D3C"/>
    <w:rsid w:val="007F57FD"/>
    <w:rsid w:val="007F5A61"/>
    <w:rsid w:val="007F5B22"/>
    <w:rsid w:val="00802CC6"/>
    <w:rsid w:val="00804706"/>
    <w:rsid w:val="00806CC2"/>
    <w:rsid w:val="0081005B"/>
    <w:rsid w:val="00811C5F"/>
    <w:rsid w:val="00812749"/>
    <w:rsid w:val="0081400A"/>
    <w:rsid w:val="00814469"/>
    <w:rsid w:val="00815B4A"/>
    <w:rsid w:val="008163EB"/>
    <w:rsid w:val="008214A2"/>
    <w:rsid w:val="00825501"/>
    <w:rsid w:val="008269B6"/>
    <w:rsid w:val="00826DBA"/>
    <w:rsid w:val="00833BD5"/>
    <w:rsid w:val="00834CF9"/>
    <w:rsid w:val="008377A3"/>
    <w:rsid w:val="00837EF5"/>
    <w:rsid w:val="00840C11"/>
    <w:rsid w:val="0084124F"/>
    <w:rsid w:val="0084253B"/>
    <w:rsid w:val="00843DC1"/>
    <w:rsid w:val="008448B8"/>
    <w:rsid w:val="00847A5F"/>
    <w:rsid w:val="008535CD"/>
    <w:rsid w:val="00853FEF"/>
    <w:rsid w:val="00855392"/>
    <w:rsid w:val="00855716"/>
    <w:rsid w:val="00857F15"/>
    <w:rsid w:val="00862D38"/>
    <w:rsid w:val="00863446"/>
    <w:rsid w:val="008648AA"/>
    <w:rsid w:val="00867423"/>
    <w:rsid w:val="008709DC"/>
    <w:rsid w:val="008710A9"/>
    <w:rsid w:val="00871759"/>
    <w:rsid w:val="00872F01"/>
    <w:rsid w:val="00873269"/>
    <w:rsid w:val="00873438"/>
    <w:rsid w:val="008738CF"/>
    <w:rsid w:val="00875A82"/>
    <w:rsid w:val="008778F3"/>
    <w:rsid w:val="0088014A"/>
    <w:rsid w:val="00880C87"/>
    <w:rsid w:val="00882B90"/>
    <w:rsid w:val="0088408C"/>
    <w:rsid w:val="00885200"/>
    <w:rsid w:val="00893270"/>
    <w:rsid w:val="0089340C"/>
    <w:rsid w:val="008964B5"/>
    <w:rsid w:val="00896D1B"/>
    <w:rsid w:val="0089712B"/>
    <w:rsid w:val="00897E48"/>
    <w:rsid w:val="008A1633"/>
    <w:rsid w:val="008A3DA3"/>
    <w:rsid w:val="008A4413"/>
    <w:rsid w:val="008A4693"/>
    <w:rsid w:val="008A4C6C"/>
    <w:rsid w:val="008A6601"/>
    <w:rsid w:val="008A737B"/>
    <w:rsid w:val="008A7587"/>
    <w:rsid w:val="008A7612"/>
    <w:rsid w:val="008B18AF"/>
    <w:rsid w:val="008B686A"/>
    <w:rsid w:val="008B6D6D"/>
    <w:rsid w:val="008B7A44"/>
    <w:rsid w:val="008C2B50"/>
    <w:rsid w:val="008C5433"/>
    <w:rsid w:val="008C7BBA"/>
    <w:rsid w:val="008D1421"/>
    <w:rsid w:val="008D27C6"/>
    <w:rsid w:val="008D4099"/>
    <w:rsid w:val="008D4774"/>
    <w:rsid w:val="008D49BF"/>
    <w:rsid w:val="008D4B39"/>
    <w:rsid w:val="008D59D5"/>
    <w:rsid w:val="008D5D1C"/>
    <w:rsid w:val="008D6D7A"/>
    <w:rsid w:val="008D7C58"/>
    <w:rsid w:val="008E0424"/>
    <w:rsid w:val="008E0938"/>
    <w:rsid w:val="008E18F4"/>
    <w:rsid w:val="008E2187"/>
    <w:rsid w:val="008E21AB"/>
    <w:rsid w:val="008E4514"/>
    <w:rsid w:val="008E62AE"/>
    <w:rsid w:val="008E796C"/>
    <w:rsid w:val="008F05C0"/>
    <w:rsid w:val="008F4D39"/>
    <w:rsid w:val="008F6AFC"/>
    <w:rsid w:val="008F7929"/>
    <w:rsid w:val="008F7FF5"/>
    <w:rsid w:val="00901245"/>
    <w:rsid w:val="009018AF"/>
    <w:rsid w:val="00903ED2"/>
    <w:rsid w:val="00904DEE"/>
    <w:rsid w:val="0090668D"/>
    <w:rsid w:val="0090776B"/>
    <w:rsid w:val="009117A7"/>
    <w:rsid w:val="00911CB8"/>
    <w:rsid w:val="00912D31"/>
    <w:rsid w:val="0091392B"/>
    <w:rsid w:val="00913B0C"/>
    <w:rsid w:val="009148DF"/>
    <w:rsid w:val="009149B9"/>
    <w:rsid w:val="00916B8C"/>
    <w:rsid w:val="0091789E"/>
    <w:rsid w:val="00922D42"/>
    <w:rsid w:val="00922D63"/>
    <w:rsid w:val="00923156"/>
    <w:rsid w:val="00923283"/>
    <w:rsid w:val="009241A4"/>
    <w:rsid w:val="009267E3"/>
    <w:rsid w:val="009325B8"/>
    <w:rsid w:val="00933D8E"/>
    <w:rsid w:val="009347B0"/>
    <w:rsid w:val="009357E3"/>
    <w:rsid w:val="009362E2"/>
    <w:rsid w:val="009369DA"/>
    <w:rsid w:val="00937EA5"/>
    <w:rsid w:val="00937ECC"/>
    <w:rsid w:val="00937F17"/>
    <w:rsid w:val="00941178"/>
    <w:rsid w:val="0094224A"/>
    <w:rsid w:val="00943951"/>
    <w:rsid w:val="0095387F"/>
    <w:rsid w:val="00953A4F"/>
    <w:rsid w:val="00954F02"/>
    <w:rsid w:val="0095550C"/>
    <w:rsid w:val="00957B26"/>
    <w:rsid w:val="009610EC"/>
    <w:rsid w:val="00962712"/>
    <w:rsid w:val="009630A4"/>
    <w:rsid w:val="00963AB2"/>
    <w:rsid w:val="009649E1"/>
    <w:rsid w:val="009655E4"/>
    <w:rsid w:val="00967B71"/>
    <w:rsid w:val="0097204B"/>
    <w:rsid w:val="009742B1"/>
    <w:rsid w:val="009742D1"/>
    <w:rsid w:val="00974B4C"/>
    <w:rsid w:val="00974E07"/>
    <w:rsid w:val="00976168"/>
    <w:rsid w:val="00977DC5"/>
    <w:rsid w:val="0098011B"/>
    <w:rsid w:val="0098058C"/>
    <w:rsid w:val="00981DC7"/>
    <w:rsid w:val="00981EE3"/>
    <w:rsid w:val="0098257F"/>
    <w:rsid w:val="00982DC9"/>
    <w:rsid w:val="009833AB"/>
    <w:rsid w:val="009835B5"/>
    <w:rsid w:val="00984131"/>
    <w:rsid w:val="00985813"/>
    <w:rsid w:val="009871F2"/>
    <w:rsid w:val="009901B7"/>
    <w:rsid w:val="009915E7"/>
    <w:rsid w:val="00993125"/>
    <w:rsid w:val="009931ED"/>
    <w:rsid w:val="00994348"/>
    <w:rsid w:val="009956B9"/>
    <w:rsid w:val="009A209C"/>
    <w:rsid w:val="009A59BC"/>
    <w:rsid w:val="009A5B4C"/>
    <w:rsid w:val="009B0F1B"/>
    <w:rsid w:val="009B12B1"/>
    <w:rsid w:val="009B22A7"/>
    <w:rsid w:val="009B244F"/>
    <w:rsid w:val="009B2EC9"/>
    <w:rsid w:val="009B3788"/>
    <w:rsid w:val="009B5077"/>
    <w:rsid w:val="009B53CC"/>
    <w:rsid w:val="009B55FC"/>
    <w:rsid w:val="009C156F"/>
    <w:rsid w:val="009C1A75"/>
    <w:rsid w:val="009C2250"/>
    <w:rsid w:val="009C5C12"/>
    <w:rsid w:val="009C7B43"/>
    <w:rsid w:val="009D1383"/>
    <w:rsid w:val="009D197E"/>
    <w:rsid w:val="009D217C"/>
    <w:rsid w:val="009D29D8"/>
    <w:rsid w:val="009D4E72"/>
    <w:rsid w:val="009D4FA7"/>
    <w:rsid w:val="009D633F"/>
    <w:rsid w:val="009D6D3C"/>
    <w:rsid w:val="009D6DA4"/>
    <w:rsid w:val="009D7230"/>
    <w:rsid w:val="009E01FE"/>
    <w:rsid w:val="009E1370"/>
    <w:rsid w:val="009E4502"/>
    <w:rsid w:val="009E505C"/>
    <w:rsid w:val="009E511A"/>
    <w:rsid w:val="009E6D31"/>
    <w:rsid w:val="009E7102"/>
    <w:rsid w:val="009F46D2"/>
    <w:rsid w:val="009F6DB5"/>
    <w:rsid w:val="00A01EBD"/>
    <w:rsid w:val="00A0487A"/>
    <w:rsid w:val="00A07D86"/>
    <w:rsid w:val="00A109CB"/>
    <w:rsid w:val="00A1347A"/>
    <w:rsid w:val="00A14541"/>
    <w:rsid w:val="00A14601"/>
    <w:rsid w:val="00A16AD8"/>
    <w:rsid w:val="00A17963"/>
    <w:rsid w:val="00A23B56"/>
    <w:rsid w:val="00A27344"/>
    <w:rsid w:val="00A278DA"/>
    <w:rsid w:val="00A304C8"/>
    <w:rsid w:val="00A308B8"/>
    <w:rsid w:val="00A30A80"/>
    <w:rsid w:val="00A32A36"/>
    <w:rsid w:val="00A32D33"/>
    <w:rsid w:val="00A337EC"/>
    <w:rsid w:val="00A37579"/>
    <w:rsid w:val="00A42195"/>
    <w:rsid w:val="00A43D85"/>
    <w:rsid w:val="00A45254"/>
    <w:rsid w:val="00A46087"/>
    <w:rsid w:val="00A472BE"/>
    <w:rsid w:val="00A51644"/>
    <w:rsid w:val="00A527AF"/>
    <w:rsid w:val="00A52F7D"/>
    <w:rsid w:val="00A55468"/>
    <w:rsid w:val="00A56D65"/>
    <w:rsid w:val="00A57464"/>
    <w:rsid w:val="00A62909"/>
    <w:rsid w:val="00A638E3"/>
    <w:rsid w:val="00A656DD"/>
    <w:rsid w:val="00A6576B"/>
    <w:rsid w:val="00A66EA6"/>
    <w:rsid w:val="00A70CF9"/>
    <w:rsid w:val="00A71A3C"/>
    <w:rsid w:val="00A73A93"/>
    <w:rsid w:val="00A77890"/>
    <w:rsid w:val="00A80346"/>
    <w:rsid w:val="00A8158F"/>
    <w:rsid w:val="00A82D03"/>
    <w:rsid w:val="00A84AD6"/>
    <w:rsid w:val="00A87BC5"/>
    <w:rsid w:val="00A906F9"/>
    <w:rsid w:val="00A91C7E"/>
    <w:rsid w:val="00A92101"/>
    <w:rsid w:val="00A924FC"/>
    <w:rsid w:val="00A955C7"/>
    <w:rsid w:val="00A974A4"/>
    <w:rsid w:val="00AA138A"/>
    <w:rsid w:val="00AA4745"/>
    <w:rsid w:val="00AA620A"/>
    <w:rsid w:val="00AA6AB7"/>
    <w:rsid w:val="00AB1783"/>
    <w:rsid w:val="00AB3594"/>
    <w:rsid w:val="00AB47C7"/>
    <w:rsid w:val="00AB48EA"/>
    <w:rsid w:val="00AB5FAD"/>
    <w:rsid w:val="00AB6A0A"/>
    <w:rsid w:val="00AB758E"/>
    <w:rsid w:val="00AC1AA8"/>
    <w:rsid w:val="00AC2A62"/>
    <w:rsid w:val="00AC344C"/>
    <w:rsid w:val="00AC4BEF"/>
    <w:rsid w:val="00AC585D"/>
    <w:rsid w:val="00AC7294"/>
    <w:rsid w:val="00AC7E42"/>
    <w:rsid w:val="00AD03BF"/>
    <w:rsid w:val="00AD0CC6"/>
    <w:rsid w:val="00AD1C4C"/>
    <w:rsid w:val="00AD2286"/>
    <w:rsid w:val="00AD5201"/>
    <w:rsid w:val="00AD77C0"/>
    <w:rsid w:val="00AE0526"/>
    <w:rsid w:val="00AE13C7"/>
    <w:rsid w:val="00AE2603"/>
    <w:rsid w:val="00AE3047"/>
    <w:rsid w:val="00AE4964"/>
    <w:rsid w:val="00AE4AF6"/>
    <w:rsid w:val="00AE4E85"/>
    <w:rsid w:val="00AF03EE"/>
    <w:rsid w:val="00AF2B99"/>
    <w:rsid w:val="00AF49F3"/>
    <w:rsid w:val="00B00F9F"/>
    <w:rsid w:val="00B03182"/>
    <w:rsid w:val="00B04C58"/>
    <w:rsid w:val="00B073A5"/>
    <w:rsid w:val="00B077B7"/>
    <w:rsid w:val="00B07C49"/>
    <w:rsid w:val="00B10159"/>
    <w:rsid w:val="00B11B06"/>
    <w:rsid w:val="00B13675"/>
    <w:rsid w:val="00B13DC9"/>
    <w:rsid w:val="00B14961"/>
    <w:rsid w:val="00B15EEA"/>
    <w:rsid w:val="00B16CD0"/>
    <w:rsid w:val="00B17318"/>
    <w:rsid w:val="00B20273"/>
    <w:rsid w:val="00B21ACE"/>
    <w:rsid w:val="00B21C8D"/>
    <w:rsid w:val="00B23FC8"/>
    <w:rsid w:val="00B244C0"/>
    <w:rsid w:val="00B27527"/>
    <w:rsid w:val="00B27E26"/>
    <w:rsid w:val="00B32A0D"/>
    <w:rsid w:val="00B33261"/>
    <w:rsid w:val="00B336F7"/>
    <w:rsid w:val="00B345F7"/>
    <w:rsid w:val="00B34B77"/>
    <w:rsid w:val="00B369B3"/>
    <w:rsid w:val="00B413D3"/>
    <w:rsid w:val="00B41777"/>
    <w:rsid w:val="00B4604A"/>
    <w:rsid w:val="00B46B87"/>
    <w:rsid w:val="00B46BFA"/>
    <w:rsid w:val="00B46F56"/>
    <w:rsid w:val="00B472BF"/>
    <w:rsid w:val="00B51EB5"/>
    <w:rsid w:val="00B527FD"/>
    <w:rsid w:val="00B54EB6"/>
    <w:rsid w:val="00B55151"/>
    <w:rsid w:val="00B55B6F"/>
    <w:rsid w:val="00B55C4E"/>
    <w:rsid w:val="00B57803"/>
    <w:rsid w:val="00B618D5"/>
    <w:rsid w:val="00B6223B"/>
    <w:rsid w:val="00B658E3"/>
    <w:rsid w:val="00B65D1E"/>
    <w:rsid w:val="00B66B88"/>
    <w:rsid w:val="00B67390"/>
    <w:rsid w:val="00B723ED"/>
    <w:rsid w:val="00B73810"/>
    <w:rsid w:val="00B73E10"/>
    <w:rsid w:val="00B7434A"/>
    <w:rsid w:val="00B74D68"/>
    <w:rsid w:val="00B751E7"/>
    <w:rsid w:val="00B762A0"/>
    <w:rsid w:val="00B764CE"/>
    <w:rsid w:val="00B76764"/>
    <w:rsid w:val="00B83756"/>
    <w:rsid w:val="00B8392C"/>
    <w:rsid w:val="00B8417D"/>
    <w:rsid w:val="00B8439A"/>
    <w:rsid w:val="00B84D81"/>
    <w:rsid w:val="00B92226"/>
    <w:rsid w:val="00B95416"/>
    <w:rsid w:val="00B9645C"/>
    <w:rsid w:val="00BA03AC"/>
    <w:rsid w:val="00BA0DDE"/>
    <w:rsid w:val="00BA0F1C"/>
    <w:rsid w:val="00BA2748"/>
    <w:rsid w:val="00BA3F02"/>
    <w:rsid w:val="00BA5209"/>
    <w:rsid w:val="00BA5CBC"/>
    <w:rsid w:val="00BA754F"/>
    <w:rsid w:val="00BB077B"/>
    <w:rsid w:val="00BB0975"/>
    <w:rsid w:val="00BB1508"/>
    <w:rsid w:val="00BB28AB"/>
    <w:rsid w:val="00BB3783"/>
    <w:rsid w:val="00BB37E7"/>
    <w:rsid w:val="00BB4036"/>
    <w:rsid w:val="00BB4628"/>
    <w:rsid w:val="00BB70AC"/>
    <w:rsid w:val="00BC0AA3"/>
    <w:rsid w:val="00BC0E70"/>
    <w:rsid w:val="00BC46E5"/>
    <w:rsid w:val="00BC7D2E"/>
    <w:rsid w:val="00BD09FB"/>
    <w:rsid w:val="00BD101E"/>
    <w:rsid w:val="00BD304A"/>
    <w:rsid w:val="00BD34A8"/>
    <w:rsid w:val="00BD5B15"/>
    <w:rsid w:val="00BD7577"/>
    <w:rsid w:val="00BD7E72"/>
    <w:rsid w:val="00BD7EA7"/>
    <w:rsid w:val="00BE0D0A"/>
    <w:rsid w:val="00BE24DD"/>
    <w:rsid w:val="00BE4530"/>
    <w:rsid w:val="00BE5CE7"/>
    <w:rsid w:val="00BF15BA"/>
    <w:rsid w:val="00BF3E7A"/>
    <w:rsid w:val="00BF5FDD"/>
    <w:rsid w:val="00C01529"/>
    <w:rsid w:val="00C017D6"/>
    <w:rsid w:val="00C06AC5"/>
    <w:rsid w:val="00C07549"/>
    <w:rsid w:val="00C12B10"/>
    <w:rsid w:val="00C13447"/>
    <w:rsid w:val="00C1527A"/>
    <w:rsid w:val="00C1587B"/>
    <w:rsid w:val="00C17E09"/>
    <w:rsid w:val="00C21095"/>
    <w:rsid w:val="00C23618"/>
    <w:rsid w:val="00C23F47"/>
    <w:rsid w:val="00C2528A"/>
    <w:rsid w:val="00C27909"/>
    <w:rsid w:val="00C27BBE"/>
    <w:rsid w:val="00C301C9"/>
    <w:rsid w:val="00C307FB"/>
    <w:rsid w:val="00C37BFA"/>
    <w:rsid w:val="00C408CD"/>
    <w:rsid w:val="00C41DB6"/>
    <w:rsid w:val="00C42221"/>
    <w:rsid w:val="00C43D50"/>
    <w:rsid w:val="00C45D0E"/>
    <w:rsid w:val="00C45D5C"/>
    <w:rsid w:val="00C5005B"/>
    <w:rsid w:val="00C5023C"/>
    <w:rsid w:val="00C56C63"/>
    <w:rsid w:val="00C62AE7"/>
    <w:rsid w:val="00C6375A"/>
    <w:rsid w:val="00C647B0"/>
    <w:rsid w:val="00C65068"/>
    <w:rsid w:val="00C663C8"/>
    <w:rsid w:val="00C66F7D"/>
    <w:rsid w:val="00C67BB5"/>
    <w:rsid w:val="00C707A0"/>
    <w:rsid w:val="00C76554"/>
    <w:rsid w:val="00C824E6"/>
    <w:rsid w:val="00C831CC"/>
    <w:rsid w:val="00C8385F"/>
    <w:rsid w:val="00C8388C"/>
    <w:rsid w:val="00C839FB"/>
    <w:rsid w:val="00C87D94"/>
    <w:rsid w:val="00C87E33"/>
    <w:rsid w:val="00C90825"/>
    <w:rsid w:val="00C91C4B"/>
    <w:rsid w:val="00C93080"/>
    <w:rsid w:val="00C937B6"/>
    <w:rsid w:val="00C96B92"/>
    <w:rsid w:val="00C97CAD"/>
    <w:rsid w:val="00CA080B"/>
    <w:rsid w:val="00CA0CB2"/>
    <w:rsid w:val="00CA13C7"/>
    <w:rsid w:val="00CA2E41"/>
    <w:rsid w:val="00CA3D35"/>
    <w:rsid w:val="00CA6A12"/>
    <w:rsid w:val="00CB2C11"/>
    <w:rsid w:val="00CB6AA6"/>
    <w:rsid w:val="00CB6AAE"/>
    <w:rsid w:val="00CC14E9"/>
    <w:rsid w:val="00CC2DF6"/>
    <w:rsid w:val="00CC3729"/>
    <w:rsid w:val="00CC485A"/>
    <w:rsid w:val="00CC4F43"/>
    <w:rsid w:val="00CC7CB2"/>
    <w:rsid w:val="00CD0C6C"/>
    <w:rsid w:val="00CD2932"/>
    <w:rsid w:val="00CD4482"/>
    <w:rsid w:val="00CD4B23"/>
    <w:rsid w:val="00CD633B"/>
    <w:rsid w:val="00CD6729"/>
    <w:rsid w:val="00CD7786"/>
    <w:rsid w:val="00CD7E3D"/>
    <w:rsid w:val="00CE021E"/>
    <w:rsid w:val="00CE053B"/>
    <w:rsid w:val="00CE0C20"/>
    <w:rsid w:val="00CE0DEF"/>
    <w:rsid w:val="00CE1ED8"/>
    <w:rsid w:val="00CE37B7"/>
    <w:rsid w:val="00CE3CA0"/>
    <w:rsid w:val="00CE3CA1"/>
    <w:rsid w:val="00CE3F7B"/>
    <w:rsid w:val="00CE4B13"/>
    <w:rsid w:val="00CE54D0"/>
    <w:rsid w:val="00CE5CEC"/>
    <w:rsid w:val="00CE5FD2"/>
    <w:rsid w:val="00CF0C55"/>
    <w:rsid w:val="00CF1E1E"/>
    <w:rsid w:val="00CF205D"/>
    <w:rsid w:val="00CF2C2D"/>
    <w:rsid w:val="00CF3592"/>
    <w:rsid w:val="00CF712C"/>
    <w:rsid w:val="00CF7166"/>
    <w:rsid w:val="00CF7471"/>
    <w:rsid w:val="00CF7544"/>
    <w:rsid w:val="00D00AD5"/>
    <w:rsid w:val="00D00BB4"/>
    <w:rsid w:val="00D01E61"/>
    <w:rsid w:val="00D024A9"/>
    <w:rsid w:val="00D037A4"/>
    <w:rsid w:val="00D07A32"/>
    <w:rsid w:val="00D07AFE"/>
    <w:rsid w:val="00D10A0A"/>
    <w:rsid w:val="00D13A08"/>
    <w:rsid w:val="00D1588C"/>
    <w:rsid w:val="00D16792"/>
    <w:rsid w:val="00D16A26"/>
    <w:rsid w:val="00D17E1D"/>
    <w:rsid w:val="00D269E4"/>
    <w:rsid w:val="00D339A4"/>
    <w:rsid w:val="00D33DB2"/>
    <w:rsid w:val="00D34D0E"/>
    <w:rsid w:val="00D36B2B"/>
    <w:rsid w:val="00D375F3"/>
    <w:rsid w:val="00D415CC"/>
    <w:rsid w:val="00D41A7B"/>
    <w:rsid w:val="00D41BC9"/>
    <w:rsid w:val="00D42C66"/>
    <w:rsid w:val="00D4476A"/>
    <w:rsid w:val="00D44807"/>
    <w:rsid w:val="00D44B88"/>
    <w:rsid w:val="00D45045"/>
    <w:rsid w:val="00D46808"/>
    <w:rsid w:val="00D50AD0"/>
    <w:rsid w:val="00D51E3E"/>
    <w:rsid w:val="00D52568"/>
    <w:rsid w:val="00D52E6F"/>
    <w:rsid w:val="00D57DFE"/>
    <w:rsid w:val="00D60025"/>
    <w:rsid w:val="00D61476"/>
    <w:rsid w:val="00D61A50"/>
    <w:rsid w:val="00D65368"/>
    <w:rsid w:val="00D65AE8"/>
    <w:rsid w:val="00D66C41"/>
    <w:rsid w:val="00D70259"/>
    <w:rsid w:val="00D72058"/>
    <w:rsid w:val="00D7262B"/>
    <w:rsid w:val="00D726A1"/>
    <w:rsid w:val="00D73647"/>
    <w:rsid w:val="00D73A5F"/>
    <w:rsid w:val="00D75B33"/>
    <w:rsid w:val="00D75D52"/>
    <w:rsid w:val="00D77572"/>
    <w:rsid w:val="00D77D76"/>
    <w:rsid w:val="00D807CB"/>
    <w:rsid w:val="00D81454"/>
    <w:rsid w:val="00D81B03"/>
    <w:rsid w:val="00D83DA2"/>
    <w:rsid w:val="00D85395"/>
    <w:rsid w:val="00D85FAB"/>
    <w:rsid w:val="00D939EB"/>
    <w:rsid w:val="00D93E74"/>
    <w:rsid w:val="00DA145C"/>
    <w:rsid w:val="00DA3456"/>
    <w:rsid w:val="00DA53F3"/>
    <w:rsid w:val="00DA5D90"/>
    <w:rsid w:val="00DA5F70"/>
    <w:rsid w:val="00DA5FC7"/>
    <w:rsid w:val="00DB18C8"/>
    <w:rsid w:val="00DB1FD6"/>
    <w:rsid w:val="00DB2A6F"/>
    <w:rsid w:val="00DB4852"/>
    <w:rsid w:val="00DB58C8"/>
    <w:rsid w:val="00DC291A"/>
    <w:rsid w:val="00DC60EE"/>
    <w:rsid w:val="00DC7D15"/>
    <w:rsid w:val="00DD017D"/>
    <w:rsid w:val="00DD10CD"/>
    <w:rsid w:val="00DD1F3F"/>
    <w:rsid w:val="00DD3B8D"/>
    <w:rsid w:val="00DE2948"/>
    <w:rsid w:val="00DE53D4"/>
    <w:rsid w:val="00DF0413"/>
    <w:rsid w:val="00DF45FC"/>
    <w:rsid w:val="00DF4C24"/>
    <w:rsid w:val="00DF58E1"/>
    <w:rsid w:val="00DF5AE0"/>
    <w:rsid w:val="00E02334"/>
    <w:rsid w:val="00E0556B"/>
    <w:rsid w:val="00E07BD1"/>
    <w:rsid w:val="00E110FB"/>
    <w:rsid w:val="00E11C60"/>
    <w:rsid w:val="00E1269D"/>
    <w:rsid w:val="00E13510"/>
    <w:rsid w:val="00E13F71"/>
    <w:rsid w:val="00E1458B"/>
    <w:rsid w:val="00E14829"/>
    <w:rsid w:val="00E15F26"/>
    <w:rsid w:val="00E16ED6"/>
    <w:rsid w:val="00E17F3C"/>
    <w:rsid w:val="00E20553"/>
    <w:rsid w:val="00E21AEE"/>
    <w:rsid w:val="00E253BB"/>
    <w:rsid w:val="00E262FA"/>
    <w:rsid w:val="00E26B4B"/>
    <w:rsid w:val="00E26BE9"/>
    <w:rsid w:val="00E27C3B"/>
    <w:rsid w:val="00E3040F"/>
    <w:rsid w:val="00E3075C"/>
    <w:rsid w:val="00E315D9"/>
    <w:rsid w:val="00E31660"/>
    <w:rsid w:val="00E37041"/>
    <w:rsid w:val="00E41891"/>
    <w:rsid w:val="00E42D9D"/>
    <w:rsid w:val="00E44D34"/>
    <w:rsid w:val="00E5014F"/>
    <w:rsid w:val="00E505C5"/>
    <w:rsid w:val="00E50B80"/>
    <w:rsid w:val="00E51CAD"/>
    <w:rsid w:val="00E54B16"/>
    <w:rsid w:val="00E54D20"/>
    <w:rsid w:val="00E5618A"/>
    <w:rsid w:val="00E575C0"/>
    <w:rsid w:val="00E60FB6"/>
    <w:rsid w:val="00E65300"/>
    <w:rsid w:val="00E658CF"/>
    <w:rsid w:val="00E666ED"/>
    <w:rsid w:val="00E6685D"/>
    <w:rsid w:val="00E6751E"/>
    <w:rsid w:val="00E7099F"/>
    <w:rsid w:val="00E725BB"/>
    <w:rsid w:val="00E731D0"/>
    <w:rsid w:val="00E75B20"/>
    <w:rsid w:val="00E76686"/>
    <w:rsid w:val="00E771E1"/>
    <w:rsid w:val="00E817FD"/>
    <w:rsid w:val="00E84BE4"/>
    <w:rsid w:val="00E86331"/>
    <w:rsid w:val="00E908EB"/>
    <w:rsid w:val="00E90BA9"/>
    <w:rsid w:val="00E9130C"/>
    <w:rsid w:val="00E916D3"/>
    <w:rsid w:val="00E91865"/>
    <w:rsid w:val="00E97098"/>
    <w:rsid w:val="00EA264A"/>
    <w:rsid w:val="00EA33BC"/>
    <w:rsid w:val="00EA3562"/>
    <w:rsid w:val="00EA35E6"/>
    <w:rsid w:val="00EA408C"/>
    <w:rsid w:val="00EA6377"/>
    <w:rsid w:val="00EA70CA"/>
    <w:rsid w:val="00EB1D24"/>
    <w:rsid w:val="00EB22D3"/>
    <w:rsid w:val="00EB34AB"/>
    <w:rsid w:val="00EB407A"/>
    <w:rsid w:val="00EB4D39"/>
    <w:rsid w:val="00EB6DE9"/>
    <w:rsid w:val="00EB7B18"/>
    <w:rsid w:val="00EC0A40"/>
    <w:rsid w:val="00EC0B70"/>
    <w:rsid w:val="00EC0B75"/>
    <w:rsid w:val="00EC0F23"/>
    <w:rsid w:val="00EC2688"/>
    <w:rsid w:val="00EC27EF"/>
    <w:rsid w:val="00EC2859"/>
    <w:rsid w:val="00EC2ED8"/>
    <w:rsid w:val="00EC4A67"/>
    <w:rsid w:val="00EC5867"/>
    <w:rsid w:val="00EC5A64"/>
    <w:rsid w:val="00EC71D2"/>
    <w:rsid w:val="00EC7610"/>
    <w:rsid w:val="00EC767D"/>
    <w:rsid w:val="00ED0887"/>
    <w:rsid w:val="00ED17AC"/>
    <w:rsid w:val="00ED221E"/>
    <w:rsid w:val="00ED5C23"/>
    <w:rsid w:val="00ED5CED"/>
    <w:rsid w:val="00EE0A5C"/>
    <w:rsid w:val="00EE3429"/>
    <w:rsid w:val="00EE4BEC"/>
    <w:rsid w:val="00EE6D93"/>
    <w:rsid w:val="00EF0CE7"/>
    <w:rsid w:val="00EF22CE"/>
    <w:rsid w:val="00EF313B"/>
    <w:rsid w:val="00EF392D"/>
    <w:rsid w:val="00EF3ED0"/>
    <w:rsid w:val="00EF47D7"/>
    <w:rsid w:val="00EF4C68"/>
    <w:rsid w:val="00EF5E86"/>
    <w:rsid w:val="00EF68CA"/>
    <w:rsid w:val="00EF7455"/>
    <w:rsid w:val="00EF77BE"/>
    <w:rsid w:val="00EF7FC0"/>
    <w:rsid w:val="00F01B20"/>
    <w:rsid w:val="00F0263F"/>
    <w:rsid w:val="00F044C6"/>
    <w:rsid w:val="00F04DF4"/>
    <w:rsid w:val="00F06501"/>
    <w:rsid w:val="00F101DA"/>
    <w:rsid w:val="00F107B0"/>
    <w:rsid w:val="00F1181B"/>
    <w:rsid w:val="00F11A75"/>
    <w:rsid w:val="00F136C1"/>
    <w:rsid w:val="00F13879"/>
    <w:rsid w:val="00F14697"/>
    <w:rsid w:val="00F14F79"/>
    <w:rsid w:val="00F150E2"/>
    <w:rsid w:val="00F15A3C"/>
    <w:rsid w:val="00F16B04"/>
    <w:rsid w:val="00F1706C"/>
    <w:rsid w:val="00F17C40"/>
    <w:rsid w:val="00F17D3D"/>
    <w:rsid w:val="00F21188"/>
    <w:rsid w:val="00F21BDD"/>
    <w:rsid w:val="00F22ACC"/>
    <w:rsid w:val="00F2326E"/>
    <w:rsid w:val="00F254D5"/>
    <w:rsid w:val="00F274E8"/>
    <w:rsid w:val="00F30950"/>
    <w:rsid w:val="00F31058"/>
    <w:rsid w:val="00F31452"/>
    <w:rsid w:val="00F3178C"/>
    <w:rsid w:val="00F33B0D"/>
    <w:rsid w:val="00F342BA"/>
    <w:rsid w:val="00F37595"/>
    <w:rsid w:val="00F37BC4"/>
    <w:rsid w:val="00F40935"/>
    <w:rsid w:val="00F4111F"/>
    <w:rsid w:val="00F41DC8"/>
    <w:rsid w:val="00F433D1"/>
    <w:rsid w:val="00F43A8F"/>
    <w:rsid w:val="00F4557A"/>
    <w:rsid w:val="00F4648D"/>
    <w:rsid w:val="00F47963"/>
    <w:rsid w:val="00F50966"/>
    <w:rsid w:val="00F52894"/>
    <w:rsid w:val="00F5454E"/>
    <w:rsid w:val="00F5599A"/>
    <w:rsid w:val="00F6023E"/>
    <w:rsid w:val="00F602DC"/>
    <w:rsid w:val="00F6084A"/>
    <w:rsid w:val="00F609C0"/>
    <w:rsid w:val="00F61DB6"/>
    <w:rsid w:val="00F63DDC"/>
    <w:rsid w:val="00F640BE"/>
    <w:rsid w:val="00F66D06"/>
    <w:rsid w:val="00F67BB5"/>
    <w:rsid w:val="00F72AA9"/>
    <w:rsid w:val="00F72C70"/>
    <w:rsid w:val="00F7341A"/>
    <w:rsid w:val="00F73684"/>
    <w:rsid w:val="00F7436D"/>
    <w:rsid w:val="00F76764"/>
    <w:rsid w:val="00F770B8"/>
    <w:rsid w:val="00F77350"/>
    <w:rsid w:val="00F84835"/>
    <w:rsid w:val="00F853F7"/>
    <w:rsid w:val="00F8577D"/>
    <w:rsid w:val="00F85D53"/>
    <w:rsid w:val="00F866BA"/>
    <w:rsid w:val="00F86E4B"/>
    <w:rsid w:val="00F874BA"/>
    <w:rsid w:val="00F91513"/>
    <w:rsid w:val="00F91F20"/>
    <w:rsid w:val="00F92C50"/>
    <w:rsid w:val="00F935E5"/>
    <w:rsid w:val="00F95360"/>
    <w:rsid w:val="00F95718"/>
    <w:rsid w:val="00F9600F"/>
    <w:rsid w:val="00F960C2"/>
    <w:rsid w:val="00F96AA7"/>
    <w:rsid w:val="00F96D51"/>
    <w:rsid w:val="00F9765B"/>
    <w:rsid w:val="00FA2016"/>
    <w:rsid w:val="00FA269A"/>
    <w:rsid w:val="00FA275E"/>
    <w:rsid w:val="00FA6EE6"/>
    <w:rsid w:val="00FA783F"/>
    <w:rsid w:val="00FB089F"/>
    <w:rsid w:val="00FB14C2"/>
    <w:rsid w:val="00FB3192"/>
    <w:rsid w:val="00FB3E2C"/>
    <w:rsid w:val="00FB4DCF"/>
    <w:rsid w:val="00FB7BBA"/>
    <w:rsid w:val="00FC19DB"/>
    <w:rsid w:val="00FC1E26"/>
    <w:rsid w:val="00FC49D3"/>
    <w:rsid w:val="00FC4F4B"/>
    <w:rsid w:val="00FC5395"/>
    <w:rsid w:val="00FC7308"/>
    <w:rsid w:val="00FC7601"/>
    <w:rsid w:val="00FD026E"/>
    <w:rsid w:val="00FD16EC"/>
    <w:rsid w:val="00FD2455"/>
    <w:rsid w:val="00FD3B12"/>
    <w:rsid w:val="00FD3B14"/>
    <w:rsid w:val="00FD580A"/>
    <w:rsid w:val="00FE2C69"/>
    <w:rsid w:val="00FE45CC"/>
    <w:rsid w:val="00FF0085"/>
    <w:rsid w:val="00FF24C7"/>
    <w:rsid w:val="00FF2783"/>
    <w:rsid w:val="00FF2CA3"/>
    <w:rsid w:val="00FF3703"/>
    <w:rsid w:val="00FF6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58585a,#ee5859"/>
    </o:shapedefaults>
    <o:shapelayout v:ext="edit">
      <o:idmap v:ext="edit" data="1"/>
    </o:shapelayout>
  </w:shapeDefaults>
  <w:decimalSymbol w:val="."/>
  <w:listSeparator w:val=","/>
  <w14:docId w14:val="3D9CBAD2"/>
  <w15:docId w15:val="{FA83D3DD-DC9E-4595-8362-766C57B86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mbria" w:hAnsi="Calibri"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pdy"/>
    <w:rsid w:val="00BB077B"/>
    <w:pPr>
      <w:spacing w:after="200" w:line="276" w:lineRule="auto"/>
      <w:jc w:val="both"/>
    </w:pPr>
    <w:rPr>
      <w:rFonts w:ascii="Arial Narrow" w:hAnsi="Arial Narrow"/>
      <w:sz w:val="22"/>
      <w:szCs w:val="22"/>
      <w:lang w:val="en-GB"/>
    </w:rPr>
  </w:style>
  <w:style w:type="paragraph" w:styleId="Heading1">
    <w:name w:val="heading 1"/>
    <w:basedOn w:val="Normal"/>
    <w:next w:val="Normal"/>
    <w:link w:val="Heading1Char"/>
    <w:uiPriority w:val="9"/>
    <w:qFormat/>
    <w:rsid w:val="006D5060"/>
    <w:pPr>
      <w:keepNext/>
      <w:spacing w:before="200" w:after="120" w:line="240" w:lineRule="auto"/>
      <w:outlineLvl w:val="0"/>
    </w:pPr>
    <w:rPr>
      <w:rFonts w:eastAsia="Times New Roman"/>
      <w:b/>
      <w:noProof/>
      <w:color w:val="EE5859" w:themeColor="accent1"/>
      <w:sz w:val="32"/>
      <w:szCs w:val="32"/>
      <w:lang w:val="fr-FR" w:eastAsia="fr-FR"/>
    </w:rPr>
  </w:style>
  <w:style w:type="paragraph" w:styleId="Heading2">
    <w:name w:val="heading 2"/>
    <w:basedOn w:val="Normal"/>
    <w:next w:val="Normal"/>
    <w:link w:val="Heading2Char"/>
    <w:uiPriority w:val="9"/>
    <w:unhideWhenUsed/>
    <w:qFormat/>
    <w:rsid w:val="00CF7544"/>
    <w:pPr>
      <w:keepNext/>
      <w:keepLines/>
      <w:spacing w:after="0"/>
      <w:jc w:val="center"/>
      <w:outlineLvl w:val="1"/>
    </w:pPr>
    <w:rPr>
      <w:rFonts w:eastAsia="MS Gothic"/>
      <w:b/>
      <w:bCs/>
      <w:color w:val="365F91"/>
      <w:sz w:val="20"/>
      <w:szCs w:val="26"/>
    </w:rPr>
  </w:style>
  <w:style w:type="paragraph" w:styleId="Heading3">
    <w:name w:val="heading 3"/>
    <w:basedOn w:val="Normal"/>
    <w:next w:val="Normal"/>
    <w:link w:val="Heading3Char"/>
    <w:uiPriority w:val="9"/>
    <w:unhideWhenUsed/>
    <w:qFormat/>
    <w:rsid w:val="00380B8B"/>
    <w:pPr>
      <w:keepNext/>
      <w:keepLines/>
      <w:spacing w:after="0"/>
      <w:outlineLvl w:val="2"/>
    </w:pPr>
    <w:rPr>
      <w:rFonts w:eastAsia="MS Gothic"/>
      <w:b/>
      <w:bCs/>
      <w:color w:val="244061"/>
      <w:sz w:val="20"/>
      <w:szCs w:val="20"/>
    </w:rPr>
  </w:style>
  <w:style w:type="paragraph" w:styleId="Heading4">
    <w:name w:val="heading 4"/>
    <w:basedOn w:val="Heading1"/>
    <w:next w:val="Normal"/>
    <w:link w:val="Heading4Char"/>
    <w:uiPriority w:val="9"/>
    <w:unhideWhenUsed/>
    <w:qFormat/>
    <w:rsid w:val="008214A2"/>
    <w:pPr>
      <w:keepLines/>
      <w:outlineLvl w:val="3"/>
    </w:pPr>
    <w:rPr>
      <w:bCs/>
      <w:iCs/>
      <w:smallCaps/>
      <w:color w:val="EE5859"/>
      <w:sz w:val="28"/>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060"/>
    <w:rPr>
      <w:rFonts w:ascii="Arial Narrow" w:eastAsia="Times New Roman" w:hAnsi="Arial Narrow"/>
      <w:b/>
      <w:noProof/>
      <w:color w:val="EE5859" w:themeColor="accent1"/>
      <w:sz w:val="32"/>
      <w:szCs w:val="32"/>
      <w:lang w:val="fr-FR" w:eastAsia="fr-FR"/>
    </w:rPr>
  </w:style>
  <w:style w:type="character" w:customStyle="1" w:styleId="Heading2Char">
    <w:name w:val="Heading 2 Char"/>
    <w:link w:val="Heading2"/>
    <w:uiPriority w:val="9"/>
    <w:rsid w:val="00CF7544"/>
    <w:rPr>
      <w:rFonts w:ascii="Arial Narrow" w:eastAsia="MS Gothic" w:hAnsi="Arial Narrow"/>
      <w:b/>
      <w:bCs/>
      <w:color w:val="365F91"/>
      <w:szCs w:val="26"/>
    </w:rPr>
  </w:style>
  <w:style w:type="character" w:customStyle="1" w:styleId="Heading3Char">
    <w:name w:val="Heading 3 Char"/>
    <w:link w:val="Heading3"/>
    <w:uiPriority w:val="9"/>
    <w:rsid w:val="00380B8B"/>
    <w:rPr>
      <w:rFonts w:ascii="Arial Narrow" w:eastAsia="MS Gothic" w:hAnsi="Arial Narrow"/>
      <w:b/>
      <w:bCs/>
      <w:color w:val="244061"/>
    </w:rPr>
  </w:style>
  <w:style w:type="paragraph" w:styleId="TOC1">
    <w:name w:val="toc 1"/>
    <w:basedOn w:val="Normal"/>
    <w:next w:val="Normal"/>
    <w:autoRedefine/>
    <w:uiPriority w:val="39"/>
    <w:unhideWhenUsed/>
    <w:rsid w:val="005D281C"/>
    <w:pPr>
      <w:tabs>
        <w:tab w:val="right" w:leader="dot" w:pos="9737"/>
      </w:tabs>
      <w:spacing w:after="100"/>
    </w:pPr>
    <w:rPr>
      <w:rFonts w:eastAsia="Times New Roman" w:cs="Arial"/>
      <w:b/>
      <w:smallCaps/>
      <w:noProof/>
      <w:color w:val="EE5859"/>
      <w:kern w:val="28"/>
    </w:rPr>
  </w:style>
  <w:style w:type="paragraph" w:styleId="TOC2">
    <w:name w:val="toc 2"/>
    <w:basedOn w:val="Normal"/>
    <w:next w:val="Normal"/>
    <w:autoRedefine/>
    <w:uiPriority w:val="39"/>
    <w:unhideWhenUsed/>
    <w:rsid w:val="009E01FE"/>
    <w:pPr>
      <w:tabs>
        <w:tab w:val="left" w:pos="660"/>
        <w:tab w:val="right" w:pos="1418"/>
        <w:tab w:val="right" w:leader="dot" w:pos="9737"/>
      </w:tabs>
      <w:spacing w:line="240" w:lineRule="auto"/>
      <w:ind w:left="660"/>
      <w:jc w:val="left"/>
    </w:pPr>
    <w:rPr>
      <w:rFonts w:cs="Arial"/>
      <w:noProof/>
    </w:rPr>
  </w:style>
  <w:style w:type="paragraph" w:styleId="TOC3">
    <w:name w:val="toc 3"/>
    <w:basedOn w:val="Normal"/>
    <w:next w:val="Normal"/>
    <w:autoRedefine/>
    <w:uiPriority w:val="39"/>
    <w:unhideWhenUsed/>
    <w:rsid w:val="009E01FE"/>
    <w:pPr>
      <w:tabs>
        <w:tab w:val="right" w:leader="dot" w:pos="9072"/>
      </w:tabs>
      <w:spacing w:after="0"/>
      <w:ind w:left="360"/>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sz="8" w:space="4" w:color="4F81BD"/>
      </w:pBdr>
      <w:spacing w:after="300" w:line="240" w:lineRule="auto"/>
      <w:contextualSpacing/>
    </w:pPr>
    <w:rPr>
      <w:rFonts w:eastAsia="MS Gothic"/>
      <w:b/>
      <w:color w:val="244061"/>
      <w:spacing w:val="5"/>
      <w:kern w:val="28"/>
      <w:sz w:val="44"/>
      <w:szCs w:val="52"/>
    </w:rPr>
  </w:style>
  <w:style w:type="character" w:customStyle="1" w:styleId="TitleChar">
    <w:name w:val="Title Char"/>
    <w:link w:val="Title"/>
    <w:uiPriority w:val="10"/>
    <w:rsid w:val="00496650"/>
    <w:rPr>
      <w:rFonts w:ascii="Arial Narrow" w:eastAsia="MS Gothic" w:hAnsi="Arial Narrow"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496650"/>
    <w:rPr>
      <w:rFonts w:ascii="Calibri" w:eastAsia="Times New Roman" w:hAnsi="Calibri"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customStyle="1" w:styleId="NoSpacingChar">
    <w:name w:val="No Spacing Char"/>
    <w:link w:val="NoSpacing"/>
    <w:uiPriority w:val="1"/>
    <w:rsid w:val="00496650"/>
    <w:rPr>
      <w:sz w:val="22"/>
      <w:szCs w:val="22"/>
      <w:lang w:val="fr-FR"/>
    </w:rPr>
  </w:style>
  <w:style w:type="paragraph" w:styleId="ListParagraph">
    <w:name w:val="List Paragraph"/>
    <w:aliases w:val="Resume Title,Citation List,heading 4,Parágrafo da Lista1,MCHIP_list paragraph,Recommendation,List Paragraph (numbered (a)),Dot pt,F5 List Paragraph,No Spacing1,List Paragraph Char Char Char,Indicator Text,Numbered Para 1,MAIN CONTENT"/>
    <w:basedOn w:val="Normal"/>
    <w:link w:val="ListParagraphChar"/>
    <w:uiPriority w:val="34"/>
    <w:qFormat/>
    <w:rsid w:val="00496650"/>
    <w:pPr>
      <w:ind w:left="720"/>
      <w:contextualSpacing/>
    </w:pPr>
  </w:style>
  <w:style w:type="paragraph" w:styleId="TOCHeading">
    <w:name w:val="TOC Heading"/>
    <w:basedOn w:val="Heading1"/>
    <w:next w:val="Normal"/>
    <w:uiPriority w:val="39"/>
    <w:unhideWhenUsed/>
    <w:rsid w:val="00496650"/>
    <w:pPr>
      <w:keepLines/>
      <w:spacing w:before="480" w:line="276" w:lineRule="auto"/>
      <w:outlineLvl w:val="9"/>
    </w:pPr>
    <w:rPr>
      <w:rFonts w:ascii="Cambria" w:eastAsia="MS Gothic" w:hAnsi="Cambria"/>
      <w:bCs/>
      <w:i/>
      <w:color w:val="365F91"/>
      <w:sz w:val="28"/>
      <w:szCs w:val="28"/>
      <w:lang w:val="en-US" w:eastAsia="ja-JP"/>
    </w:rPr>
  </w:style>
  <w:style w:type="paragraph" w:customStyle="1" w:styleId="HeadingACTEDReport">
    <w:name w:val="Heading ACTED Report"/>
    <w:basedOn w:val="Heading2"/>
    <w:qFormat/>
    <w:rsid w:val="00496650"/>
    <w:pPr>
      <w:spacing w:after="120"/>
    </w:pPr>
    <w:rPr>
      <w:smallCaps/>
      <w:color w:val="595959"/>
      <w:sz w:val="32"/>
      <w:szCs w:val="28"/>
    </w:rPr>
  </w:style>
  <w:style w:type="paragraph" w:customStyle="1" w:styleId="Sub-HeadingACTEDReport">
    <w:name w:val="Sub-Heading ACTED Report"/>
    <w:basedOn w:val="HeadingACTEDReport"/>
    <w:next w:val="Normal"/>
    <w:qFormat/>
    <w:rsid w:val="00496650"/>
    <w:pPr>
      <w:spacing w:before="120" w:line="240" w:lineRule="auto"/>
      <w:ind w:left="360"/>
    </w:pPr>
    <w:rPr>
      <w:color w:val="244061"/>
      <w:sz w:val="24"/>
      <w:szCs w:val="24"/>
    </w:rPr>
  </w:style>
  <w:style w:type="paragraph" w:customStyle="1" w:styleId="Default">
    <w:name w:val="Default"/>
    <w:rsid w:val="000D35ED"/>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customStyle="1" w:styleId="HeaderChar">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customStyle="1" w:styleId="FooterChar">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0C87"/>
    <w:rPr>
      <w:rFonts w:ascii="Tahoma" w:hAnsi="Tahoma" w:cs="Tahoma"/>
      <w:sz w:val="16"/>
      <w:szCs w:val="16"/>
    </w:rPr>
  </w:style>
  <w:style w:type="character" w:customStyle="1" w:styleId="A4">
    <w:name w:val="A4"/>
    <w:uiPriority w:val="99"/>
    <w:rsid w:val="00DF0413"/>
    <w:rPr>
      <w:rFonts w:cs="Trade Gothic LT Std Bold"/>
      <w:b/>
      <w:bCs/>
      <w:color w:val="000000"/>
      <w:sz w:val="26"/>
      <w:szCs w:val="26"/>
    </w:rPr>
  </w:style>
  <w:style w:type="character" w:customStyle="1" w:styleId="A3">
    <w:name w:val="A3"/>
    <w:uiPriority w:val="99"/>
    <w:rsid w:val="00DF0413"/>
    <w:rPr>
      <w:rFonts w:cs="Trade Gothic LT Std Bold"/>
      <w:b/>
      <w:bCs/>
      <w:color w:val="000000"/>
      <w:sz w:val="38"/>
      <w:szCs w:val="38"/>
    </w:rPr>
  </w:style>
  <w:style w:type="paragraph" w:customStyle="1" w:styleId="BasicParagraph">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customStyle="1" w:styleId="CommentTextChar">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customStyle="1" w:styleId="Pa1">
    <w:name w:val="Pa1"/>
    <w:basedOn w:val="Default"/>
    <w:next w:val="Default"/>
    <w:uiPriority w:val="99"/>
    <w:rsid w:val="00AF2B99"/>
    <w:pPr>
      <w:spacing w:line="241" w:lineRule="atLeast"/>
    </w:pPr>
    <w:rPr>
      <w:rFonts w:ascii="Trade Gothic LT Std" w:eastAsia="Cambria" w:hAnsi="Trade Gothic LT Std"/>
      <w:color w:val="auto"/>
    </w:rPr>
  </w:style>
  <w:style w:type="paragraph" w:styleId="FootnoteText">
    <w:name w:val="footnote text"/>
    <w:aliases w:val="FOOTNOTES,fn,single space,footnote text,f,ft,Geneva 9,Font: Geneva 9,Boston 10,Текст сноски Знак1,Текст сноски Знак1 Char Char Char Char Char Char,Текст сноски Знак1 Char Char Char Char Char,Текст сноски Знак1 Char Char Char Char"/>
    <w:basedOn w:val="Normal"/>
    <w:link w:val="FootnoteTextChar"/>
    <w:uiPriority w:val="99"/>
    <w:unhideWhenUsed/>
    <w:qFormat/>
    <w:rsid w:val="00AF2B99"/>
    <w:pPr>
      <w:spacing w:after="0" w:line="240" w:lineRule="auto"/>
    </w:pPr>
    <w:rPr>
      <w:sz w:val="20"/>
      <w:szCs w:val="20"/>
    </w:rPr>
  </w:style>
  <w:style w:type="character" w:customStyle="1" w:styleId="FootnoteTextChar">
    <w:name w:val="Footnote Text Char"/>
    <w:aliases w:val="FOOTNOTES Char,fn Char,single space Char,footnote text Char,f Char,ft Char,Geneva 9 Char,Font: Geneva 9 Char,Boston 10 Char,Текст сноски Знак1 Char,Текст сноски Знак1 Char Char Char Char Char Char Char"/>
    <w:basedOn w:val="DefaultParagraphFont"/>
    <w:link w:val="FootnoteText"/>
    <w:uiPriority w:val="99"/>
    <w:rsid w:val="00AF2B99"/>
  </w:style>
  <w:style w:type="character" w:styleId="FootnoteReference">
    <w:name w:val="footnote reference"/>
    <w:aliases w:val="ftref,16 Point,Superscript 6 Point,Footnote Reference Char Char Char,Carattere Char Carattere Carattere Char Carattere Char Carattere Char Char Char1 Char,Carattere Carattere Char Char Char Carattere Char,BVI fnr,SUPERS,BVI f,R"/>
    <w:link w:val="Char2"/>
    <w:uiPriority w:val="99"/>
    <w:unhideWhenUsed/>
    <w:qFormat/>
    <w:rsid w:val="00AF2B99"/>
    <w:rPr>
      <w:vertAlign w:val="superscript"/>
    </w:rPr>
  </w:style>
  <w:style w:type="character" w:customStyle="1" w:styleId="A10">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customStyle="1" w:styleId="CommentSubjectChar">
    <w:name w:val="Comment Subject Char"/>
    <w:link w:val="CommentSubject"/>
    <w:uiPriority w:val="99"/>
    <w:semiHidden/>
    <w:rsid w:val="003C2ADA"/>
    <w:rPr>
      <w:rFonts w:ascii="Cambria" w:hAnsi="Cambria" w:cs="Arial"/>
      <w:b/>
      <w:bCs/>
    </w:rPr>
  </w:style>
  <w:style w:type="paragraph" w:customStyle="1" w:styleId="Pa0">
    <w:name w:val="Pa0"/>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7">
    <w:name w:val="A7"/>
    <w:uiPriority w:val="99"/>
    <w:rsid w:val="00A66EA6"/>
    <w:rPr>
      <w:rFonts w:cs="Trade Gothic LT Std Bold"/>
      <w:color w:val="000000"/>
      <w:sz w:val="20"/>
      <w:szCs w:val="20"/>
    </w:rPr>
  </w:style>
  <w:style w:type="paragraph" w:customStyle="1" w:styleId="Pa4">
    <w:name w:val="Pa4"/>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0">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customStyle="1" w:styleId="Heading4Char">
    <w:name w:val="Heading 4 Char"/>
    <w:link w:val="Heading4"/>
    <w:uiPriority w:val="9"/>
    <w:rsid w:val="008214A2"/>
    <w:rPr>
      <w:rFonts w:ascii="Arial Narrow" w:eastAsia="Times New Roman" w:hAnsi="Arial Narrow"/>
      <w:b/>
      <w:bCs/>
      <w:iCs/>
      <w:noProof/>
      <w:color w:val="EE5859"/>
      <w:sz w:val="28"/>
      <w:szCs w:val="32"/>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rPr>
  </w:style>
  <w:style w:type="character" w:customStyle="1" w:styleId="Heading5Char">
    <w:name w:val="Heading 5 Char"/>
    <w:basedOn w:val="DefaultParagraphFont"/>
    <w:link w:val="Heading5"/>
    <w:uiPriority w:val="9"/>
    <w:rsid w:val="001E12B2"/>
    <w:rPr>
      <w:rFonts w:ascii="Arial Narrow" w:eastAsiaTheme="majorEastAsia" w:hAnsi="Arial Narrow" w:cstheme="majorBidi"/>
      <w:b/>
      <w:color w:val="58585A"/>
      <w:sz w:val="24"/>
      <w:szCs w:val="22"/>
    </w:rPr>
  </w:style>
  <w:style w:type="table" w:styleId="TableGrid">
    <w:name w:val="Table Grid"/>
    <w:basedOn w:val="TableNormal"/>
    <w:uiPriority w:val="59"/>
    <w:rsid w:val="00053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4">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customStyle="1" w:styleId="apple-converted-space">
    <w:name w:val="apple-converted-space"/>
    <w:basedOn w:val="DefaultParagraphFont"/>
    <w:rsid w:val="000B3CF5"/>
  </w:style>
  <w:style w:type="paragraph" w:customStyle="1" w:styleId="Body">
    <w:name w:val="Body"/>
    <w:basedOn w:val="Default"/>
    <w:link w:val="BodyCar"/>
    <w:rsid w:val="00BB077B"/>
    <w:rPr>
      <w:rFonts w:ascii="Arial Narrow" w:hAnsi="Arial Narrow"/>
      <w:smallCaps/>
      <w:noProof/>
      <w:color w:val="000000" w:themeColor="text1"/>
      <w:sz w:val="22"/>
      <w:szCs w:val="32"/>
      <w:lang w:val="fr-FR" w:eastAsia="fr-FR"/>
    </w:rPr>
  </w:style>
  <w:style w:type="paragraph" w:customStyle="1" w:styleId="Paragraphe">
    <w:name w:val="Paragraphe"/>
    <w:basedOn w:val="Normal"/>
    <w:link w:val="ParagrapheCar"/>
    <w:qFormat/>
    <w:rsid w:val="00EC0B70"/>
    <w:pPr>
      <w:spacing w:after="0"/>
      <w:jc w:val="left"/>
    </w:pPr>
    <w:rPr>
      <w:noProof/>
      <w:color w:val="000000" w:themeColor="text1"/>
      <w:shd w:val="clear" w:color="auto" w:fill="FFFFFF"/>
    </w:rPr>
  </w:style>
  <w:style w:type="character" w:customStyle="1" w:styleId="BodyCar">
    <w:name w:val="Body Car"/>
    <w:basedOn w:val="DefaultParagraphFont"/>
    <w:link w:val="Body"/>
    <w:rsid w:val="00BB077B"/>
    <w:rPr>
      <w:rFonts w:ascii="Arial Narrow" w:eastAsia="Times New Roman" w:hAnsi="Arial Narrow" w:cs="Arial"/>
      <w:smallCaps/>
      <w:noProof/>
      <w:color w:val="000000" w:themeColor="text1"/>
      <w:sz w:val="22"/>
      <w:szCs w:val="32"/>
      <w:lang w:val="fr-FR" w:eastAsia="fr-FR"/>
    </w:rPr>
  </w:style>
  <w:style w:type="character" w:customStyle="1" w:styleId="ParagrapheCar">
    <w:name w:val="Paragraphe Car"/>
    <w:basedOn w:val="DefaultParagraphFont"/>
    <w:link w:val="Paragraphe"/>
    <w:rsid w:val="00EC0B70"/>
    <w:rPr>
      <w:rFonts w:ascii="Arial Narrow" w:hAnsi="Arial Narrow"/>
      <w:noProof/>
      <w:color w:val="000000" w:themeColor="text1"/>
      <w:sz w:val="22"/>
      <w:szCs w:val="22"/>
    </w:rPr>
  </w:style>
  <w:style w:type="paragraph" w:customStyle="1" w:styleId="Study2">
    <w:name w:val="Study 2"/>
    <w:basedOn w:val="Normal"/>
    <w:rsid w:val="002F2654"/>
    <w:pPr>
      <w:spacing w:after="240" w:line="260" w:lineRule="atLeast"/>
    </w:pPr>
    <w:rPr>
      <w:rFonts w:ascii="Arial" w:eastAsia="Times New Roman" w:hAnsi="Arial" w:cs="Arial"/>
      <w:bCs/>
      <w:sz w:val="18"/>
      <w:szCs w:val="20"/>
    </w:rPr>
  </w:style>
  <w:style w:type="paragraph" w:customStyle="1" w:styleId="Noraml">
    <w:name w:val="Noraml"/>
    <w:basedOn w:val="Normal"/>
    <w:rsid w:val="002F2654"/>
    <w:pPr>
      <w:spacing w:after="240" w:line="260" w:lineRule="atLeast"/>
    </w:pPr>
    <w:rPr>
      <w:rFonts w:ascii="Arial" w:eastAsia="Times New Roman" w:hAnsi="Arial"/>
      <w:sz w:val="18"/>
      <w:szCs w:val="18"/>
    </w:rPr>
  </w:style>
  <w:style w:type="table" w:styleId="GridTable1Light">
    <w:name w:val="Grid Table 1 Light"/>
    <w:basedOn w:val="TableNormal"/>
    <w:uiPriority w:val="46"/>
    <w:rsid w:val="00FC4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sz="4" w:space="0" w:color="58585A" w:themeColor="accent2"/>
        <w:left w:val="single" w:sz="4" w:space="0" w:color="58585A" w:themeColor="accent2"/>
        <w:bottom w:val="single" w:sz="4" w:space="0" w:color="58585A" w:themeColor="accent2"/>
        <w:right w:val="single" w:sz="4" w:space="0" w:color="58585A" w:themeColor="accent2"/>
      </w:tblBorders>
    </w:tblPr>
    <w:tblStylePr w:type="firstRow">
      <w:rPr>
        <w:b/>
        <w:bCs/>
        <w:color w:val="FFFFFF" w:themeColor="background1"/>
      </w:rPr>
      <w:tblPr/>
      <w:tcPr>
        <w:shd w:val="clear" w:color="auto" w:fill="58585A" w:themeFill="accent2"/>
      </w:tcPr>
    </w:tblStylePr>
    <w:tblStylePr w:type="lastRow">
      <w:rPr>
        <w:b/>
        <w:bCs/>
      </w:rPr>
      <w:tblPr/>
      <w:tcPr>
        <w:tcBorders>
          <w:top w:val="double" w:sz="4" w:space="0" w:color="5858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585A" w:themeColor="accent2"/>
          <w:right w:val="single" w:sz="4" w:space="0" w:color="58585A" w:themeColor="accent2"/>
        </w:tcBorders>
      </w:tcPr>
    </w:tblStylePr>
    <w:tblStylePr w:type="band1Horz">
      <w:tblPr/>
      <w:tcPr>
        <w:tcBorders>
          <w:top w:val="single" w:sz="4" w:space="0" w:color="58585A" w:themeColor="accent2"/>
          <w:bottom w:val="single" w:sz="4" w:space="0" w:color="5858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585A" w:themeColor="accent2"/>
          <w:left w:val="nil"/>
        </w:tcBorders>
      </w:tcPr>
    </w:tblStylePr>
    <w:tblStylePr w:type="swCell">
      <w:tblPr/>
      <w:tcPr>
        <w:tcBorders>
          <w:top w:val="double" w:sz="4" w:space="0" w:color="58585A" w:themeColor="accent2"/>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585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585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585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5859" w:themeColor="accent1"/>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eastAsia="Times New Roman" w:hAnsi="Times New Roman"/>
      <w:sz w:val="24"/>
      <w:szCs w:val="24"/>
      <w:lang w:val="fr-FR" w:eastAsia="fr-FR"/>
    </w:rPr>
  </w:style>
  <w:style w:type="paragraph" w:customStyle="1" w:styleId="ColorfulShading-Accent1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customStyle="1" w:styleId="Greytitle">
    <w:name w:val="Grey title"/>
    <w:basedOn w:val="Normal"/>
    <w:next w:val="Normal"/>
    <w:qFormat/>
    <w:rsid w:val="0032208C"/>
    <w:pPr>
      <w:keepNext/>
      <w:shd w:val="clear" w:color="auto" w:fill="58585A"/>
      <w:spacing w:before="320" w:after="1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eastAsiaTheme="minorHAnsi" w:hAnsiTheme="minorHAnsi" w:cstheme="minorBidi"/>
      <w:sz w:val="22"/>
      <w:szCs w:val="22"/>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041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ágrafo da Lista1 Char,MCHIP_list paragraph Char,Recommendation Char,List Paragraph (numbered (a)) Char,Dot pt Char,F5 List Paragraph Char,No Spacing1 Char,Indicator Text Char"/>
    <w:link w:val="ListParagraph"/>
    <w:uiPriority w:val="99"/>
    <w:locked/>
    <w:rsid w:val="00806CC2"/>
    <w:rPr>
      <w:rFonts w:ascii="Arial Narrow" w:hAnsi="Arial Narrow"/>
      <w:sz w:val="22"/>
      <w:szCs w:val="22"/>
    </w:rPr>
  </w:style>
  <w:style w:type="paragraph" w:customStyle="1" w:styleId="Char2">
    <w:name w:val="Char2"/>
    <w:basedOn w:val="Normal"/>
    <w:link w:val="FootnoteReference"/>
    <w:uiPriority w:val="99"/>
    <w:rsid w:val="008A4693"/>
    <w:pPr>
      <w:spacing w:after="160" w:line="240" w:lineRule="exact"/>
    </w:pPr>
    <w:rPr>
      <w:rFonts w:ascii="Calibri" w:hAnsi="Calibri"/>
      <w:sz w:val="20"/>
      <w:szCs w:val="20"/>
      <w:vertAlign w:val="superscript"/>
    </w:rPr>
  </w:style>
  <w:style w:type="character" w:customStyle="1" w:styleId="UnresolvedMention1">
    <w:name w:val="Unresolved Mention1"/>
    <w:basedOn w:val="DefaultParagraphFont"/>
    <w:uiPriority w:val="99"/>
    <w:semiHidden/>
    <w:unhideWhenUsed/>
    <w:rsid w:val="00071E43"/>
    <w:rPr>
      <w:color w:val="605E5C"/>
      <w:shd w:val="clear" w:color="auto" w:fill="E1DFDD"/>
    </w:rPr>
  </w:style>
  <w:style w:type="table" w:styleId="GridTable3-Accent2">
    <w:name w:val="Grid Table 3 Accent 2"/>
    <w:basedOn w:val="TableNormal"/>
    <w:uiPriority w:val="48"/>
    <w:rsid w:val="00242A2D"/>
    <w:tblPr>
      <w:tblStyleRowBandSize w:val="1"/>
      <w:tblStyleColBandSize w:val="1"/>
      <w:tblBorders>
        <w:top w:val="single" w:sz="4" w:space="0" w:color="9A9A9C" w:themeColor="accent2" w:themeTint="99"/>
        <w:left w:val="single" w:sz="4" w:space="0" w:color="9A9A9C" w:themeColor="accent2" w:themeTint="99"/>
        <w:bottom w:val="single" w:sz="4" w:space="0" w:color="9A9A9C" w:themeColor="accent2" w:themeTint="99"/>
        <w:right w:val="single" w:sz="4" w:space="0" w:color="9A9A9C" w:themeColor="accent2" w:themeTint="99"/>
        <w:insideH w:val="single" w:sz="4" w:space="0" w:color="9A9A9C" w:themeColor="accent2" w:themeTint="99"/>
        <w:insideV w:val="single" w:sz="4" w:space="0" w:color="9A9A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DDDE" w:themeFill="accent2" w:themeFillTint="33"/>
      </w:tcPr>
    </w:tblStylePr>
    <w:tblStylePr w:type="band1Horz">
      <w:tblPr/>
      <w:tcPr>
        <w:shd w:val="clear" w:color="auto" w:fill="DDDDDE" w:themeFill="accent2" w:themeFillTint="33"/>
      </w:tcPr>
    </w:tblStylePr>
    <w:tblStylePr w:type="neCell">
      <w:tblPr/>
      <w:tcPr>
        <w:tcBorders>
          <w:bottom w:val="single" w:sz="4" w:space="0" w:color="9A9A9C" w:themeColor="accent2" w:themeTint="99"/>
        </w:tcBorders>
      </w:tcPr>
    </w:tblStylePr>
    <w:tblStylePr w:type="nwCell">
      <w:tblPr/>
      <w:tcPr>
        <w:tcBorders>
          <w:bottom w:val="single" w:sz="4" w:space="0" w:color="9A9A9C" w:themeColor="accent2" w:themeTint="99"/>
        </w:tcBorders>
      </w:tcPr>
    </w:tblStylePr>
    <w:tblStylePr w:type="seCell">
      <w:tblPr/>
      <w:tcPr>
        <w:tcBorders>
          <w:top w:val="single" w:sz="4" w:space="0" w:color="9A9A9C" w:themeColor="accent2" w:themeTint="99"/>
        </w:tcBorders>
      </w:tcPr>
    </w:tblStylePr>
    <w:tblStylePr w:type="swCell">
      <w:tblPr/>
      <w:tcPr>
        <w:tcBorders>
          <w:top w:val="single" w:sz="4" w:space="0" w:color="9A9A9C" w:themeColor="accent2" w:themeTint="99"/>
        </w:tcBorders>
      </w:tcPr>
    </w:tblStylePr>
  </w:style>
  <w:style w:type="table" w:styleId="PlainTable5">
    <w:name w:val="Plain Table 5"/>
    <w:basedOn w:val="TableNormal"/>
    <w:uiPriority w:val="45"/>
    <w:rsid w:val="0087175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2">
    <w:name w:val="Grid Table 2 Accent 2"/>
    <w:basedOn w:val="TableNormal"/>
    <w:uiPriority w:val="47"/>
    <w:rsid w:val="00871759"/>
    <w:tblPr>
      <w:tblStyleRowBandSize w:val="1"/>
      <w:tblStyleColBandSize w:val="1"/>
      <w:tblBorders>
        <w:top w:val="single" w:sz="2" w:space="0" w:color="9A9A9C" w:themeColor="accent2" w:themeTint="99"/>
        <w:bottom w:val="single" w:sz="2" w:space="0" w:color="9A9A9C" w:themeColor="accent2" w:themeTint="99"/>
        <w:insideH w:val="single" w:sz="2" w:space="0" w:color="9A9A9C" w:themeColor="accent2" w:themeTint="99"/>
        <w:insideV w:val="single" w:sz="2" w:space="0" w:color="9A9A9C" w:themeColor="accent2" w:themeTint="99"/>
      </w:tblBorders>
    </w:tblPr>
    <w:tblStylePr w:type="firstRow">
      <w:rPr>
        <w:b/>
        <w:bCs/>
      </w:rPr>
      <w:tblPr/>
      <w:tcPr>
        <w:tcBorders>
          <w:top w:val="nil"/>
          <w:bottom w:val="single" w:sz="12" w:space="0" w:color="9A9A9C" w:themeColor="accent2" w:themeTint="99"/>
          <w:insideH w:val="nil"/>
          <w:insideV w:val="nil"/>
        </w:tcBorders>
        <w:shd w:val="clear" w:color="auto" w:fill="FFFFFF" w:themeFill="background1"/>
      </w:tcPr>
    </w:tblStylePr>
    <w:tblStylePr w:type="lastRow">
      <w:rPr>
        <w:b/>
        <w:bCs/>
      </w:rPr>
      <w:tblPr/>
      <w:tcPr>
        <w:tcBorders>
          <w:top w:val="double" w:sz="2" w:space="0" w:color="9A9A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DDDE" w:themeFill="accent2" w:themeFillTint="33"/>
      </w:tcPr>
    </w:tblStylePr>
    <w:tblStylePr w:type="band1Horz">
      <w:tblPr/>
      <w:tcPr>
        <w:shd w:val="clear" w:color="auto" w:fill="DDDDDE" w:themeFill="accent2" w:themeFillTint="33"/>
      </w:tcPr>
    </w:tblStylePr>
  </w:style>
  <w:style w:type="character" w:customStyle="1" w:styleId="UnresolvedMention2">
    <w:name w:val="Unresolved Mention2"/>
    <w:basedOn w:val="DefaultParagraphFont"/>
    <w:uiPriority w:val="99"/>
    <w:semiHidden/>
    <w:unhideWhenUsed/>
    <w:rsid w:val="00C12B10"/>
    <w:rPr>
      <w:color w:val="605E5C"/>
      <w:shd w:val="clear" w:color="auto" w:fill="E1DFDD"/>
    </w:rPr>
  </w:style>
  <w:style w:type="character" w:styleId="FollowedHyperlink">
    <w:name w:val="FollowedHyperlink"/>
    <w:basedOn w:val="DefaultParagraphFont"/>
    <w:uiPriority w:val="99"/>
    <w:semiHidden/>
    <w:unhideWhenUsed/>
    <w:rsid w:val="00A278DA"/>
    <w:rPr>
      <w:color w:val="FFF67A" w:themeColor="followedHyperlink"/>
      <w:u w:val="single"/>
    </w:rPr>
  </w:style>
  <w:style w:type="character" w:customStyle="1" w:styleId="Mentionnonrsolue1">
    <w:name w:val="Mention non résolue1"/>
    <w:basedOn w:val="DefaultParagraphFont"/>
    <w:uiPriority w:val="99"/>
    <w:semiHidden/>
    <w:unhideWhenUsed/>
    <w:rsid w:val="00DC60EE"/>
    <w:rPr>
      <w:color w:val="605E5C"/>
      <w:shd w:val="clear" w:color="auto" w:fill="E1DFDD"/>
    </w:rPr>
  </w:style>
  <w:style w:type="character" w:customStyle="1" w:styleId="Mentionnonrsolue2">
    <w:name w:val="Mention non résolue2"/>
    <w:basedOn w:val="DefaultParagraphFont"/>
    <w:uiPriority w:val="99"/>
    <w:semiHidden/>
    <w:unhideWhenUsed/>
    <w:rsid w:val="00D16A26"/>
    <w:rPr>
      <w:color w:val="605E5C"/>
      <w:shd w:val="clear" w:color="auto" w:fill="E1DFDD"/>
    </w:rPr>
  </w:style>
  <w:style w:type="character" w:customStyle="1" w:styleId="Mentionnonrsolue3">
    <w:name w:val="Mention non résolue3"/>
    <w:basedOn w:val="DefaultParagraphFont"/>
    <w:uiPriority w:val="99"/>
    <w:semiHidden/>
    <w:unhideWhenUsed/>
    <w:rsid w:val="00701C05"/>
    <w:rPr>
      <w:color w:val="605E5C"/>
      <w:shd w:val="clear" w:color="auto" w:fill="E1DFDD"/>
    </w:rPr>
  </w:style>
  <w:style w:type="character" w:customStyle="1" w:styleId="UnresolvedMention">
    <w:name w:val="Unresolved Mention"/>
    <w:basedOn w:val="DefaultParagraphFont"/>
    <w:uiPriority w:val="99"/>
    <w:semiHidden/>
    <w:unhideWhenUsed/>
    <w:rsid w:val="00B21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461772946">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774205037">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158230848">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achresourcecentre.info/wp-content/uploads/2020/03/IMPACT_Memo_Data-Cleaning-Min-Standards-Checklist_28012020-1.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achresourcecentre.info/wp-content/uploads/2020/05/DataCollectionSOPCOVID-19.pdf" TargetMode="External"/><Relationship Id="rId17" Type="http://schemas.openxmlformats.org/officeDocument/2006/relationships/hyperlink" Target="mailto:zack.arno@reach-initiative.org" TargetMode="External"/><Relationship Id="rId2" Type="http://schemas.openxmlformats.org/officeDocument/2006/relationships/numbering" Target="numbering.xml"/><Relationship Id="rId16" Type="http://schemas.openxmlformats.org/officeDocument/2006/relationships/hyperlink" Target="mailto:patrick.sayers@reach-initiative.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pme.gov.bd/sites/default/files/files/mopme.portal.gov.bd/publications/4a81eee1_4fff_4c20_ab68_282c1db70caa/2.10.1%20APSC%20(2).pdf" TargetMode="External"/><Relationship Id="rId5" Type="http://schemas.openxmlformats.org/officeDocument/2006/relationships/webSettings" Target="webSettings.xml"/><Relationship Id="rId15" Type="http://schemas.openxmlformats.org/officeDocument/2006/relationships/hyperlink" Target="mailto:helen.pittam@reach-initiative.org" TargetMode="External"/><Relationship Id="rId23" Type="http://schemas.openxmlformats.org/officeDocument/2006/relationships/theme" Target="theme/theme1.xml"/><Relationship Id="rId10" Type="http://schemas.openxmlformats.org/officeDocument/2006/relationships/hyperlink" Target="https://reliefweb.int/sites/reliefweb.int/files/resources/Bangladesh-MICS-2019-SFR_English.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ata.humdata.org/dataset/cox-s-bazar-common-facility-mapping-dataset" TargetMode="External"/><Relationship Id="rId14" Type="http://schemas.openxmlformats.org/officeDocument/2006/relationships/hyperlink" Target="mailto:patrick.sayers@reach-initiative.org"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5FF68-0B5D-4700-AB7E-9DAA5C541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14</Pages>
  <Words>5409</Words>
  <Characters>30834</Characters>
  <Application>Microsoft Office Word</Application>
  <DocSecurity>0</DocSecurity>
  <Lines>256</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ACTED-GENEVA</dc:creator>
  <cp:keywords/>
  <dc:description/>
  <cp:lastModifiedBy>Juliette Cohen</cp:lastModifiedBy>
  <cp:revision>7</cp:revision>
  <cp:lastPrinted>2020-09-20T06:59:00Z</cp:lastPrinted>
  <dcterms:created xsi:type="dcterms:W3CDTF">2020-10-12T16:33:00Z</dcterms:created>
  <dcterms:modified xsi:type="dcterms:W3CDTF">2020-11-12T09:18:00Z</dcterms:modified>
</cp:coreProperties>
</file>